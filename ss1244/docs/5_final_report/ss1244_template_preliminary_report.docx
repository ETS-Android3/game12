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p>
    <w:p>
      <w:pPr>
        <w:jc w:val="center"/>
        <w:rPr>
          <w:b/>
          <w:bCs/>
        </w:rPr>
      </w:pPr>
    </w:p>
    <w:p>
      <w:pPr>
        <w:jc w:val="center"/>
        <w:rPr>
          <w:b/>
          <w:bCs/>
        </w:rPr>
      </w:pPr>
      <w:r>
        <w:rPr>
          <w:b/>
          <w:bCs/>
          <w:lang w:eastAsia="en-GB"/>
        </w:rPr>
        <w:drawing>
          <wp:inline distT="0" distB="0" distL="0" distR="0">
            <wp:extent cx="3745865"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pPr>
        <w:jc w:val="center"/>
        <w:rPr>
          <w:b/>
          <w:bCs/>
        </w:rPr>
      </w:pPr>
    </w:p>
    <w:p>
      <w:pPr>
        <w:jc w:val="center"/>
      </w:pPr>
    </w:p>
    <w:p>
      <w:pPr>
        <w:jc w:val="center"/>
      </w:pPr>
    </w:p>
    <w:p>
      <w:pPr>
        <w:jc w:val="center"/>
      </w:pP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Department of Informatics</w:t>
      </w: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University of Leicester</w:t>
      </w:r>
    </w:p>
    <w:p>
      <w:pPr>
        <w:jc w:val="center"/>
        <w:rPr>
          <w:rFonts w:ascii="Times New Roman" w:hAnsi="Times New Roman" w:cs="Times New Roman"/>
          <w:b/>
          <w:bCs/>
          <w:sz w:val="48"/>
          <w:szCs w:val="48"/>
        </w:rPr>
      </w:pPr>
      <w:r>
        <w:rPr>
          <w:rFonts w:ascii="Times New Roman" w:hAnsi="Times New Roman" w:cs="Times New Roman"/>
          <w:b/>
          <w:bCs/>
          <w:sz w:val="56"/>
          <w:szCs w:val="56"/>
        </w:rPr>
        <w:t>CO7201 Individual Project</w:t>
      </w:r>
    </w:p>
    <w:p>
      <w:pPr>
        <w:jc w:val="center"/>
        <w:rPr>
          <w:rFonts w:ascii="Times New Roman" w:hAnsi="Times New Roman" w:cs="Times New Roman"/>
          <w:b/>
          <w:bCs/>
          <w:sz w:val="48"/>
          <w:szCs w:val="48"/>
        </w:rPr>
      </w:pPr>
    </w:p>
    <w:p>
      <w:pPr>
        <w:jc w:val="center"/>
        <w:rPr>
          <w:rFonts w:ascii="Times New Roman" w:hAnsi="Times New Roman" w:cs="Times New Roman"/>
          <w:b/>
          <w:bCs/>
          <w:sz w:val="48"/>
          <w:szCs w:val="48"/>
        </w:rPr>
      </w:pPr>
    </w:p>
    <w:p>
      <w:pPr>
        <w:jc w:val="center"/>
        <w:rPr>
          <w:rFonts w:ascii="Times New Roman" w:hAnsi="Times New Roman" w:cs="Times New Roman"/>
          <w:b/>
          <w:bCs/>
          <w:sz w:val="48"/>
          <w:szCs w:val="96"/>
        </w:rPr>
      </w:pPr>
      <w:del w:id="0" w:author="Carrie Carruthers" w:date="2021-03-15T10:41:00Z">
        <w:r>
          <w:rPr>
            <w:rFonts w:ascii="Times New Roman" w:hAnsi="Times New Roman" w:cs="Times New Roman"/>
            <w:b/>
            <w:bCs/>
            <w:sz w:val="48"/>
            <w:szCs w:val="96"/>
          </w:rPr>
          <w:delText xml:space="preserve">Preliminary </w:delText>
        </w:r>
      </w:del>
      <w:ins w:id="1" w:author="Carrie Carruthers" w:date="2021-03-15T10:41:00Z">
        <w:r>
          <w:rPr>
            <w:rFonts w:ascii="Times New Roman" w:hAnsi="Times New Roman" w:cs="Times New Roman"/>
            <w:b/>
            <w:bCs/>
            <w:sz w:val="48"/>
            <w:szCs w:val="96"/>
          </w:rPr>
          <w:t xml:space="preserve">DRAFT Final </w:t>
        </w:r>
      </w:ins>
      <w:r>
        <w:rPr>
          <w:rFonts w:ascii="Times New Roman" w:hAnsi="Times New Roman" w:cs="Times New Roman"/>
          <w:b/>
          <w:bCs/>
          <w:sz w:val="48"/>
          <w:szCs w:val="96"/>
        </w:rPr>
        <w:t xml:space="preserve">Report     </w:t>
      </w:r>
    </w:p>
    <w:p>
      <w:pPr>
        <w:jc w:val="center"/>
        <w:rPr>
          <w:rFonts w:ascii="Times New Roman" w:hAnsi="Times New Roman" w:cs="Times New Roman"/>
          <w:b/>
          <w:bCs/>
          <w:sz w:val="48"/>
          <w:szCs w:val="96"/>
        </w:rPr>
      </w:pPr>
    </w:p>
    <w:p>
      <w:pPr>
        <w:jc w:val="center"/>
        <w:rPr>
          <w:rFonts w:ascii="Times New Roman" w:hAnsi="Times New Roman" w:cs="Times New Roman"/>
          <w:b/>
          <w:bCs/>
          <w:sz w:val="48"/>
          <w:szCs w:val="96"/>
        </w:rPr>
      </w:pPr>
      <w:r>
        <w:rPr>
          <w:rFonts w:ascii="Times New Roman" w:hAnsi="Times New Roman" w:cs="Times New Roman"/>
          <w:b/>
          <w:bCs/>
          <w:sz w:val="48"/>
          <w:szCs w:val="96"/>
        </w:rPr>
        <w:t>[</w:t>
      </w:r>
      <w:r>
        <w:rPr>
          <w:rFonts w:ascii="Calibri" w:hAnsi="Calibri" w:eastAsia="SimSun" w:cs="Calibri"/>
          <w:b/>
          <w:bCs/>
          <w:color w:val="201F1E"/>
          <w:sz w:val="44"/>
          <w:szCs w:val="44"/>
          <w:shd w:val="clear" w:color="auto" w:fill="FFFFFF"/>
        </w:rPr>
        <w:t>Android Puzzle Game Clone</w:t>
      </w:r>
      <w:r>
        <w:rPr>
          <w:rFonts w:ascii="Calibri" w:hAnsi="Calibri" w:eastAsia="SimSun" w:cs="Calibri"/>
          <w:b/>
          <w:bCs/>
          <w:color w:val="201F1E"/>
          <w:sz w:val="44"/>
          <w:szCs w:val="44"/>
          <w:shd w:val="clear" w:color="auto" w:fill="FFFFFF"/>
          <w:lang w:val="en-US"/>
        </w:rPr>
        <w:t>: Tic Tac Toe</w:t>
      </w:r>
      <w:r>
        <w:rPr>
          <w:rFonts w:ascii="Calibri" w:hAnsi="Calibri" w:eastAsia="SimSun" w:cs="Calibri"/>
          <w:b/>
          <w:bCs/>
          <w:color w:val="201F1E"/>
          <w:sz w:val="44"/>
          <w:szCs w:val="44"/>
          <w:shd w:val="clear" w:color="auto" w:fill="FFFFFF"/>
        </w:rPr>
        <w:t> </w:t>
      </w:r>
      <w:r>
        <w:rPr>
          <w:rFonts w:ascii="Times New Roman" w:hAnsi="Times New Roman" w:cs="Times New Roman"/>
          <w:b/>
          <w:bCs/>
          <w:sz w:val="48"/>
          <w:szCs w:val="96"/>
        </w:rPr>
        <w:t>]</w:t>
      </w:r>
    </w:p>
    <w:p>
      <w:pPr>
        <w:jc w:val="center"/>
        <w:rPr>
          <w:rFonts w:ascii="Times New Roman" w:hAnsi="Times New Roman" w:cs="Times New Roman"/>
          <w:b/>
          <w:bCs/>
          <w:sz w:val="28"/>
          <w:szCs w:val="44"/>
        </w:rPr>
      </w:pPr>
    </w:p>
    <w:p>
      <w:pPr>
        <w:jc w:val="center"/>
        <w:rPr>
          <w:rFonts w:ascii="Times New Roman" w:hAnsi="Times New Roman" w:cs="Times New Roman"/>
          <w:b/>
          <w:bCs/>
          <w:sz w:val="28"/>
          <w:szCs w:val="44"/>
        </w:rPr>
      </w:pPr>
    </w:p>
    <w:p>
      <w:pPr>
        <w:rPr>
          <w:rFonts w:ascii="Times New Roman" w:hAnsi="Times New Roman" w:cs="Times New Roman"/>
          <w:b/>
          <w:bCs/>
          <w:sz w:val="28"/>
          <w:szCs w:val="44"/>
        </w:rPr>
      </w:pP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ascii="Times New Roman" w:hAnsi="Times New Roman" w:cs="Times New Roman"/>
          <w:b/>
          <w:bCs/>
          <w:sz w:val="28"/>
          <w:szCs w:val="44"/>
          <w:lang w:val="en-US"/>
        </w:rPr>
        <w:t>Shaheer Saleem</w:t>
      </w:r>
      <w:r>
        <w:rPr>
          <w:rFonts w:ascii="Times New Roman" w:hAnsi="Times New Roman" w:cs="Times New Roman"/>
          <w:b/>
          <w:bCs/>
          <w:sz w:val="28"/>
          <w:szCs w:val="44"/>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highlight w:val="yellow"/>
          <w:rPrChange w:id="2" w:author="Carrie Carruthers" w:date="2021-03-15T09:54:00Z">
            <w:rPr>
              <w:rFonts w:ascii="Times New Roman" w:hAnsi="Times New Roman" w:cs="Times New Roman"/>
              <w:b/>
              <w:bCs/>
              <w:sz w:val="28"/>
              <w:szCs w:val="44"/>
            </w:rPr>
          </w:rPrChange>
        </w:rPr>
        <w:t>[</w:t>
      </w:r>
      <w:r>
        <w:rPr>
          <w:rFonts w:ascii="Times New Roman" w:hAnsi="Times New Roman" w:cs="Times New Roman"/>
          <w:b/>
          <w:bCs/>
          <w:sz w:val="28"/>
          <w:szCs w:val="44"/>
          <w:highlight w:val="yellow"/>
          <w:lang w:val="en-US"/>
          <w:rPrChange w:id="3" w:author="Carrie Carruthers" w:date="2021-03-15T09:54:00Z">
            <w:rPr>
              <w:rFonts w:ascii="Times New Roman" w:hAnsi="Times New Roman" w:cs="Times New Roman"/>
              <w:b/>
              <w:bCs/>
              <w:sz w:val="28"/>
              <w:szCs w:val="44"/>
              <w:lang w:val="en-US"/>
            </w:rPr>
          </w:rPrChange>
        </w:rPr>
        <w:t>shaheersprinter@gmail.com</w:t>
      </w:r>
      <w:r>
        <w:rPr>
          <w:rFonts w:ascii="Times New Roman" w:hAnsi="Times New Roman" w:cs="Times New Roman"/>
          <w:b/>
          <w:bCs/>
          <w:sz w:val="28"/>
          <w:szCs w:val="44"/>
          <w:highlight w:val="yellow"/>
          <w:rPrChange w:id="4" w:author="Carrie Carruthers" w:date="2021-03-15T09:54:00Z">
            <w:rPr>
              <w:rFonts w:ascii="Times New Roman" w:hAnsi="Times New Roman" w:cs="Times New Roman"/>
              <w:b/>
              <w:bCs/>
              <w:sz w:val="28"/>
              <w:szCs w:val="44"/>
            </w:rPr>
          </w:rPrChange>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ascii="Verdana" w:hAnsi="Verdana" w:eastAsia="SimSun" w:cs="Verdana"/>
          <w:color w:val="222222"/>
          <w:sz w:val="28"/>
          <w:szCs w:val="28"/>
          <w:shd w:val="clear" w:color="auto" w:fill="FFFFFF"/>
        </w:rPr>
        <w:t>199041862</w:t>
      </w:r>
      <w:r>
        <w:rPr>
          <w:rFonts w:ascii="Times New Roman" w:hAnsi="Times New Roman" w:cs="Times New Roman"/>
          <w:b/>
          <w:bCs/>
          <w:sz w:val="28"/>
          <w:szCs w:val="44"/>
        </w:rPr>
        <w:t>]</w:t>
      </w:r>
    </w:p>
    <w:p>
      <w:pPr>
        <w:spacing w:after="120"/>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r>
        <w:rPr>
          <w:rFonts w:ascii="Times New Roman" w:hAnsi="Times New Roman" w:cs="Times New Roman"/>
          <w:b/>
          <w:bCs/>
          <w:sz w:val="32"/>
          <w:szCs w:val="48"/>
        </w:rPr>
        <w:t>Project Supervisor: [</w:t>
      </w:r>
      <w:r>
        <w:rPr>
          <w:rFonts w:ascii="Times New Roman" w:hAnsi="Times New Roman" w:cs="Times New Roman"/>
          <w:b/>
          <w:bCs/>
          <w:sz w:val="32"/>
          <w:szCs w:val="48"/>
          <w:lang w:val="en-US"/>
        </w:rPr>
        <w:t>Gary Hill</w:t>
      </w:r>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Second Marker: [XXXX]</w:t>
      </w:r>
    </w:p>
    <w:p>
      <w:pPr>
        <w:jc w:val="center"/>
        <w:rPr>
          <w:rFonts w:ascii="Times New Roman" w:hAnsi="Times New Roman" w:cs="Times New Roman"/>
          <w:sz w:val="32"/>
          <w:szCs w:val="48"/>
        </w:rPr>
      </w:pPr>
    </w:p>
    <w:p>
      <w:pPr>
        <w:jc w:val="center"/>
        <w:rPr>
          <w:rFonts w:ascii="Times New Roman" w:hAnsi="Times New Roman" w:cs="Times New Roman"/>
          <w:sz w:val="16"/>
          <w:szCs w:val="48"/>
        </w:rPr>
      </w:pPr>
      <w:r>
        <w:rPr>
          <w:rFonts w:ascii="Times New Roman" w:hAnsi="Times New Roman" w:cs="Times New Roman"/>
          <w:b/>
          <w:bCs/>
          <w:sz w:val="32"/>
          <w:szCs w:val="48"/>
        </w:rPr>
        <w:t>Word Count: [</w:t>
      </w:r>
      <w:r>
        <w:rPr>
          <w:rFonts w:ascii="Times New Roman" w:hAnsi="Times New Roman" w:cs="Times New Roman"/>
          <w:b/>
          <w:bCs/>
          <w:sz w:val="32"/>
          <w:szCs w:val="48"/>
          <w:lang w:val="en-US"/>
        </w:rPr>
        <w:t>1500</w:t>
      </w:r>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w:t>
      </w:r>
      <w:r>
        <w:rPr>
          <w:rFonts w:ascii="Times New Roman" w:hAnsi="Times New Roman" w:cs="Times New Roman"/>
          <w:b/>
          <w:bCs/>
          <w:sz w:val="32"/>
          <w:szCs w:val="48"/>
          <w:lang w:val="en-US"/>
        </w:rPr>
        <w:t>03/05/21</w:t>
      </w:r>
      <w:r>
        <w:rPr>
          <w:rFonts w:ascii="Times New Roman" w:hAnsi="Times New Roman" w:cs="Times New Roman"/>
          <w:b/>
          <w:bCs/>
          <w:sz w:val="32"/>
          <w:szCs w:val="48"/>
        </w:rPr>
        <w:t>]</w:t>
      </w: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r>
        <w:rPr>
          <w:rFonts w:ascii="Times New Roman" w:hAnsi="Times New Roman" w:cs="Times New Roman"/>
          <w:b/>
          <w:bCs/>
          <w:sz w:val="32"/>
          <w:szCs w:val="48"/>
          <w:lang w:eastAsia="en-GB"/>
        </w:rPr>
        <mc:AlternateContent>
          <mc:Choice Requires="wps">
            <w:drawing>
              <wp:inline distT="0" distB="0" distL="0" distR="0">
                <wp:extent cx="914400" cy="2374265"/>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cs="Times New Roman"/>
                                <w:b/>
                                <w:sz w:val="25"/>
                                <w:szCs w:val="25"/>
                              </w:rPr>
                            </w:pPr>
                            <w:r>
                              <w:rPr>
                                <w:rFonts w:ascii="Times New Roman" w:hAnsi="Times New Roman" w:cs="Times New Roman"/>
                                <w:b/>
                                <w:sz w:val="25"/>
                                <w:szCs w:val="25"/>
                              </w:rPr>
                              <w:t>DECLARATION</w:t>
                            </w:r>
                          </w:p>
                          <w:p>
                            <w:pPr>
                              <w:rPr>
                                <w:rFonts w:ascii="Times New Roman" w:hAnsi="Times New Roman" w:cs="Times New Roman"/>
                                <w:sz w:val="25"/>
                                <w:szCs w:val="25"/>
                              </w:rPr>
                            </w:pPr>
                            <w:r>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pPr>
                              <w:rPr>
                                <w:rFonts w:ascii="Times New Roman" w:hAnsi="Times New Roman" w:cs="Times New Roman"/>
                                <w:sz w:val="25"/>
                                <w:szCs w:val="25"/>
                              </w:rPr>
                            </w:pPr>
                          </w:p>
                          <w:p>
                            <w:pPr>
                              <w:rPr>
                                <w:rFonts w:ascii="Times New Roman" w:hAnsi="Times New Roman" w:cs="Times New Roman"/>
                                <w:sz w:val="25"/>
                                <w:szCs w:val="25"/>
                              </w:rPr>
                            </w:pPr>
                            <w:r>
                              <w:rPr>
                                <w:rFonts w:ascii="Times New Roman" w:hAnsi="Times New Roman" w:cs="Times New Roman"/>
                                <w:sz w:val="25"/>
                                <w:szCs w:val="25"/>
                              </w:rPr>
                              <w:t>Name: [</w:t>
                            </w:r>
                            <w:r>
                              <w:rPr>
                                <w:rFonts w:ascii="Times New Roman" w:hAnsi="Times New Roman" w:cs="Times New Roman"/>
                                <w:sz w:val="25"/>
                                <w:szCs w:val="25"/>
                                <w:lang w:val="en-US"/>
                              </w:rPr>
                              <w:t>Shaheer saleem</w:t>
                            </w:r>
                            <w:r>
                              <w:rPr>
                                <w:rFonts w:ascii="Times New Roman" w:hAnsi="Times New Roman" w:cs="Times New Roman"/>
                                <w:sz w:val="25"/>
                                <w:szCs w:val="25"/>
                              </w:rPr>
                              <w:t>]</w:t>
                            </w:r>
                          </w:p>
                          <w:p>
                            <w:pPr>
                              <w:rPr>
                                <w:rFonts w:ascii="Times New Roman" w:hAnsi="Times New Roman" w:cs="Times New Roman"/>
                              </w:rPr>
                            </w:pPr>
                            <w:r>
                              <w:rPr>
                                <w:rFonts w:ascii="Times New Roman" w:hAnsi="Times New Roman" w:cs="Times New Roman"/>
                                <w:sz w:val="25"/>
                                <w:szCs w:val="25"/>
                              </w:rPr>
                              <w:t>Date:[</w:t>
                            </w:r>
                            <w:r>
                              <w:rPr>
                                <w:rFonts w:ascii="Times New Roman" w:hAnsi="Times New Roman" w:cs="Times New Roman"/>
                                <w:sz w:val="25"/>
                                <w:szCs w:val="25"/>
                                <w:lang w:val="en-US"/>
                              </w:rPr>
                              <w:t>03/05/21</w:t>
                            </w:r>
                            <w:r>
                              <w:rPr>
                                <w:rFonts w:ascii="Times New Roman" w:hAnsi="Times New Roman" w:cs="Times New Roman"/>
                                <w:sz w:val="25"/>
                                <w:szCs w:val="25"/>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86.95pt;width:72pt;mso-wrap-style:none;" fillcolor="#FFFFFF [3201]" filled="t" stroked="t" coordsize="21600,21600" o:gfxdata="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K8pCHWAAAABQEAAA8AAAAAAAAA&#10;AQAgAAAAIgAAAGRycy9kb3ducmV2LnhtbFBLAQIUABQAAAAIAIdO4kBT3yWwTAIAAMIEAAAOAAAA&#10;AAAAAAEAIAAAACUBAABkcnMvZTJvRG9jLnhtbFBLBQYAAAAABgAGAFkBAADjBQAAAAA=&#10;">
                <v:fill on="t" focussize="0,0"/>
                <v:stroke weight="0.5pt" color="#000000 [3204]" joinstyle="round"/>
                <v:imagedata o:title=""/>
                <o:lock v:ext="edit" aspectratio="f"/>
                <v:textbox>
                  <w:txbxContent>
                    <w:p>
                      <w:pPr>
                        <w:rPr>
                          <w:rFonts w:ascii="Times New Roman" w:hAnsi="Times New Roman" w:cs="Times New Roman"/>
                          <w:b/>
                          <w:sz w:val="25"/>
                          <w:szCs w:val="25"/>
                        </w:rPr>
                      </w:pPr>
                      <w:r>
                        <w:rPr>
                          <w:rFonts w:ascii="Times New Roman" w:hAnsi="Times New Roman" w:cs="Times New Roman"/>
                          <w:b/>
                          <w:sz w:val="25"/>
                          <w:szCs w:val="25"/>
                        </w:rPr>
                        <w:t>DECLARATION</w:t>
                      </w:r>
                    </w:p>
                    <w:p>
                      <w:pPr>
                        <w:rPr>
                          <w:rFonts w:ascii="Times New Roman" w:hAnsi="Times New Roman" w:cs="Times New Roman"/>
                          <w:sz w:val="25"/>
                          <w:szCs w:val="25"/>
                        </w:rPr>
                      </w:pPr>
                      <w:r>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pPr>
                        <w:rPr>
                          <w:rFonts w:ascii="Times New Roman" w:hAnsi="Times New Roman" w:cs="Times New Roman"/>
                          <w:sz w:val="25"/>
                          <w:szCs w:val="25"/>
                        </w:rPr>
                      </w:pPr>
                    </w:p>
                    <w:p>
                      <w:pPr>
                        <w:rPr>
                          <w:rFonts w:ascii="Times New Roman" w:hAnsi="Times New Roman" w:cs="Times New Roman"/>
                          <w:sz w:val="25"/>
                          <w:szCs w:val="25"/>
                        </w:rPr>
                      </w:pPr>
                      <w:r>
                        <w:rPr>
                          <w:rFonts w:ascii="Times New Roman" w:hAnsi="Times New Roman" w:cs="Times New Roman"/>
                          <w:sz w:val="25"/>
                          <w:szCs w:val="25"/>
                        </w:rPr>
                        <w:t>Name: [</w:t>
                      </w:r>
                      <w:r>
                        <w:rPr>
                          <w:rFonts w:ascii="Times New Roman" w:hAnsi="Times New Roman" w:cs="Times New Roman"/>
                          <w:sz w:val="25"/>
                          <w:szCs w:val="25"/>
                          <w:lang w:val="en-US"/>
                        </w:rPr>
                        <w:t>Shaheer saleem</w:t>
                      </w:r>
                      <w:r>
                        <w:rPr>
                          <w:rFonts w:ascii="Times New Roman" w:hAnsi="Times New Roman" w:cs="Times New Roman"/>
                          <w:sz w:val="25"/>
                          <w:szCs w:val="25"/>
                        </w:rPr>
                        <w:t>]</w:t>
                      </w:r>
                    </w:p>
                    <w:p>
                      <w:pPr>
                        <w:rPr>
                          <w:rFonts w:ascii="Times New Roman" w:hAnsi="Times New Roman" w:cs="Times New Roman"/>
                        </w:rPr>
                      </w:pPr>
                      <w:r>
                        <w:rPr>
                          <w:rFonts w:ascii="Times New Roman" w:hAnsi="Times New Roman" w:cs="Times New Roman"/>
                          <w:sz w:val="25"/>
                          <w:szCs w:val="25"/>
                        </w:rPr>
                        <w:t>Date:[</w:t>
                      </w:r>
                      <w:r>
                        <w:rPr>
                          <w:rFonts w:ascii="Times New Roman" w:hAnsi="Times New Roman" w:cs="Times New Roman"/>
                          <w:sz w:val="25"/>
                          <w:szCs w:val="25"/>
                          <w:lang w:val="en-US"/>
                        </w:rPr>
                        <w:t>03/05/21</w:t>
                      </w:r>
                      <w:r>
                        <w:rPr>
                          <w:rFonts w:ascii="Times New Roman" w:hAnsi="Times New Roman" w:cs="Times New Roman"/>
                          <w:sz w:val="25"/>
                          <w:szCs w:val="25"/>
                        </w:rPr>
                        <w:t>]</w:t>
                      </w:r>
                    </w:p>
                  </w:txbxContent>
                </v:textbox>
                <w10:wrap type="none"/>
                <w10:anchorlock/>
              </v:shape>
            </w:pict>
          </mc:Fallback>
        </mc:AlternateContent>
      </w:r>
    </w:p>
    <w:p>
      <w:pPr>
        <w:jc w:val="left"/>
        <w:rPr>
          <w:ins w:id="5" w:author="Carrie Carruthers" w:date="2021-03-15T10:30:00Z"/>
          <w:rFonts w:ascii="Times New Roman" w:hAnsi="Times New Roman" w:cs="Times New Roman"/>
          <w:b/>
          <w:bCs/>
          <w:sz w:val="32"/>
          <w:szCs w:val="48"/>
        </w:rPr>
      </w:pPr>
      <w:ins w:id="6" w:author="Carrie Carruthers" w:date="2021-03-15T10:30:00Z">
        <w:r>
          <w:rPr>
            <w:rFonts w:ascii="Times New Roman" w:hAnsi="Times New Roman" w:cs="Times New Roman"/>
            <w:b/>
            <w:bCs/>
            <w:sz w:val="32"/>
            <w:szCs w:val="48"/>
          </w:rPr>
          <w:br w:type="page"/>
        </w:r>
      </w:ins>
    </w:p>
    <w:p>
      <w:pPr>
        <w:jc w:val="center"/>
        <w:rPr>
          <w:rFonts w:ascii="Times New Roman" w:hAnsi="Times New Roman" w:cs="Times New Roman"/>
          <w:b/>
          <w:bCs/>
          <w:sz w:val="32"/>
          <w:szCs w:val="48"/>
        </w:rPr>
      </w:pPr>
    </w:p>
    <w:sdt>
      <w:sdtPr>
        <w:rPr>
          <w:rFonts w:ascii="Arial" w:hAnsi="Arial" w:eastAsiaTheme="minorHAnsi" w:cstheme="minorBidi"/>
          <w:color w:val="auto"/>
          <w:sz w:val="24"/>
          <w:szCs w:val="22"/>
          <w:lang w:val="en-GB"/>
        </w:rPr>
        <w:id w:val="1427686716"/>
        <w:docPartObj>
          <w:docPartGallery w:val="Table of Contents"/>
          <w:docPartUnique/>
        </w:docPartObj>
      </w:sdtPr>
      <w:sdtEndPr>
        <w:rPr>
          <w:rFonts w:ascii="Arial" w:hAnsi="Arial" w:eastAsiaTheme="minorHAnsi" w:cstheme="minorBidi"/>
          <w:b/>
          <w:bCs/>
          <w:color w:val="auto"/>
          <w:sz w:val="24"/>
          <w:szCs w:val="22"/>
          <w:lang w:val="en-GB"/>
        </w:rPr>
      </w:sdtEndPr>
      <w:sdtContent>
        <w:p>
          <w:pPr>
            <w:pStyle w:val="14"/>
          </w:pPr>
          <w:r>
            <w:t>Contents</w:t>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TOC \o "1-3" \h \z \u </w:instrText>
          </w:r>
          <w:r>
            <w:fldChar w:fldCharType="separate"/>
          </w:r>
          <w:r>
            <w:fldChar w:fldCharType="begin"/>
          </w:r>
          <w:r>
            <w:instrText xml:space="preserve"> HYPERLINK \l "_Toc65510906" </w:instrText>
          </w:r>
          <w:r>
            <w:fldChar w:fldCharType="separate"/>
          </w:r>
          <w:r>
            <w:rPr>
              <w:rStyle w:val="7"/>
              <w:rFonts w:ascii="Times New Roman" w:hAnsi="Times New Roman" w:cs="Times New Roman"/>
              <w:b/>
              <w:bCs/>
            </w:rPr>
            <w:t>1.</w:t>
          </w:r>
          <w:r>
            <w:rPr>
              <w:rFonts w:asciiTheme="minorHAnsi" w:hAnsiTheme="minorHAnsi" w:eastAsiaTheme="minorEastAsia"/>
              <w:sz w:val="22"/>
              <w:lang w:eastAsia="en-GB"/>
            </w:rPr>
            <w:tab/>
          </w:r>
          <w:r>
            <w:rPr>
              <w:rStyle w:val="7"/>
              <w:rFonts w:ascii="Times New Roman" w:hAnsi="Times New Roman" w:cs="Times New Roman"/>
              <w:b/>
              <w:bCs/>
            </w:rPr>
            <w:t>Aims and Objectives</w:t>
          </w:r>
          <w:r>
            <w:tab/>
          </w:r>
          <w:r>
            <w:fldChar w:fldCharType="begin"/>
          </w:r>
          <w:r>
            <w:instrText xml:space="preserve"> PAGEREF _Toc65510906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"_Toc65510907" </w:instrText>
          </w:r>
          <w:r>
            <w:fldChar w:fldCharType="separate"/>
          </w:r>
          <w:r>
            <w:rPr>
              <w:rStyle w:val="7"/>
              <w:rFonts w:ascii="Times New Roman" w:hAnsi="Times New Roman" w:cs="Times New Roman"/>
              <w:b/>
              <w:bCs/>
            </w:rPr>
            <w:t>2.</w:t>
          </w:r>
          <w:r>
            <w:rPr>
              <w:rFonts w:asciiTheme="minorHAnsi" w:hAnsiTheme="minorHAnsi" w:eastAsiaTheme="minorEastAsia"/>
              <w:sz w:val="22"/>
              <w:lang w:eastAsia="en-GB"/>
            </w:rPr>
            <w:tab/>
          </w:r>
          <w:r>
            <w:rPr>
              <w:rStyle w:val="7"/>
              <w:rFonts w:ascii="Times New Roman" w:hAnsi="Times New Roman" w:cs="Times New Roman"/>
              <w:b/>
              <w:bCs/>
            </w:rPr>
            <w:t>Requirements</w:t>
          </w:r>
          <w:r>
            <w:tab/>
          </w:r>
          <w:r>
            <w:fldChar w:fldCharType="begin"/>
          </w:r>
          <w:r>
            <w:instrText xml:space="preserve"> PAGEREF _Toc65510907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"_Toc65510908" </w:instrText>
          </w:r>
          <w:r>
            <w:fldChar w:fldCharType="separate"/>
          </w:r>
          <w:r>
            <w:rPr>
              <w:rStyle w:val="7"/>
              <w:rFonts w:ascii="Times New Roman" w:hAnsi="Times New Roman" w:cs="Times New Roman"/>
              <w:b/>
              <w:bCs/>
            </w:rPr>
            <w:t>3.</w:t>
          </w:r>
          <w:r>
            <w:rPr>
              <w:rFonts w:asciiTheme="minorHAnsi" w:hAnsiTheme="minorHAnsi" w:eastAsiaTheme="minorEastAsia"/>
              <w:sz w:val="22"/>
              <w:lang w:eastAsia="en-GB"/>
            </w:rPr>
            <w:tab/>
          </w:r>
          <w:r>
            <w:rPr>
              <w:rStyle w:val="7"/>
              <w:rFonts w:ascii="Times New Roman" w:hAnsi="Times New Roman" w:cs="Times New Roman"/>
              <w:b/>
              <w:bCs/>
            </w:rPr>
            <w:t>Technical Specification</w:t>
          </w:r>
          <w:r>
            <w:tab/>
          </w:r>
          <w:r>
            <w:fldChar w:fldCharType="begin"/>
          </w:r>
          <w:r>
            <w:instrText xml:space="preserve"> PAGEREF _Toc65510908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"_Toc65510909" </w:instrText>
          </w:r>
          <w:r>
            <w:fldChar w:fldCharType="separate"/>
          </w:r>
          <w:r>
            <w:rPr>
              <w:rStyle w:val="7"/>
              <w:rFonts w:ascii="Times New Roman" w:hAnsi="Times New Roman" w:cs="Times New Roman"/>
              <w:b/>
              <w:bCs/>
            </w:rPr>
            <w:t>4.</w:t>
          </w:r>
          <w:r>
            <w:rPr>
              <w:rFonts w:asciiTheme="minorHAnsi" w:hAnsiTheme="minorHAnsi" w:eastAsiaTheme="minorEastAsia"/>
              <w:sz w:val="22"/>
              <w:lang w:eastAsia="en-GB"/>
            </w:rPr>
            <w:tab/>
          </w:r>
          <w:r>
            <w:rPr>
              <w:rStyle w:val="7"/>
              <w:rFonts w:ascii="Times New Roman" w:hAnsi="Times New Roman" w:cs="Times New Roman"/>
              <w:b/>
              <w:bCs/>
            </w:rPr>
            <w:t>Requirements Evaluation Plan</w:t>
          </w:r>
          <w:r>
            <w:tab/>
          </w:r>
          <w:r>
            <w:fldChar w:fldCharType="begin"/>
          </w:r>
          <w:r>
            <w:instrText xml:space="preserve"> PAGEREF _Toc65510909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"_Toc65510910" </w:instrText>
          </w:r>
          <w:r>
            <w:fldChar w:fldCharType="separate"/>
          </w:r>
          <w:r>
            <w:rPr>
              <w:rStyle w:val="7"/>
              <w:rFonts w:ascii="Times New Roman" w:hAnsi="Times New Roman" w:cs="Times New Roman"/>
              <w:b/>
              <w:bCs/>
            </w:rPr>
            <w:t>5.</w:t>
          </w:r>
          <w:r>
            <w:rPr>
              <w:rFonts w:asciiTheme="minorHAnsi" w:hAnsiTheme="minorHAnsi" w:eastAsiaTheme="minorEastAsia"/>
              <w:sz w:val="22"/>
              <w:lang w:eastAsia="en-GB"/>
            </w:rPr>
            <w:tab/>
          </w:r>
          <w:r>
            <w:rPr>
              <w:rStyle w:val="7"/>
              <w:rFonts w:ascii="Times New Roman" w:hAnsi="Times New Roman" w:cs="Times New Roman"/>
              <w:b/>
              <w:bCs/>
            </w:rPr>
            <w:t>Background Research and Reading list</w:t>
          </w:r>
          <w:r>
            <w:tab/>
          </w:r>
          <w:r>
            <w:fldChar w:fldCharType="begin"/>
          </w:r>
          <w:r>
            <w:instrText xml:space="preserve"> PAGEREF _Toc65510910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"_Toc65510911" </w:instrText>
          </w:r>
          <w:r>
            <w:fldChar w:fldCharType="separate"/>
          </w:r>
          <w:r>
            <w:rPr>
              <w:rStyle w:val="7"/>
              <w:rFonts w:ascii="Times New Roman" w:hAnsi="Times New Roman" w:cs="Times New Roman"/>
              <w:b/>
              <w:bCs/>
            </w:rPr>
            <w:t>6.</w:t>
          </w:r>
          <w:r>
            <w:rPr>
              <w:rFonts w:asciiTheme="minorHAnsi" w:hAnsiTheme="minorHAnsi" w:eastAsiaTheme="minorEastAsia"/>
              <w:sz w:val="22"/>
              <w:lang w:eastAsia="en-GB"/>
            </w:rPr>
            <w:tab/>
          </w:r>
          <w:r>
            <w:rPr>
              <w:rStyle w:val="7"/>
              <w:rFonts w:ascii="Times New Roman" w:hAnsi="Times New Roman" w:cs="Times New Roman"/>
              <w:b/>
              <w:bCs/>
            </w:rPr>
            <w:t>Time-plan and Risk Plan</w:t>
          </w:r>
          <w:r>
            <w:tab/>
          </w:r>
          <w:r>
            <w:fldChar w:fldCharType="begin"/>
          </w:r>
          <w:r>
            <w:instrText xml:space="preserve"> PAGEREF _Toc65510911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"_Toc65510912" </w:instrText>
          </w:r>
          <w:r>
            <w:fldChar w:fldCharType="separate"/>
          </w:r>
          <w:r>
            <w:rPr>
              <w:rStyle w:val="7"/>
              <w:rFonts w:ascii="Times New Roman" w:hAnsi="Times New Roman" w:cs="Times New Roman"/>
              <w:b/>
              <w:bCs/>
            </w:rPr>
            <w:t>7.</w:t>
          </w:r>
          <w:r>
            <w:rPr>
              <w:rFonts w:asciiTheme="minorHAnsi" w:hAnsiTheme="minorHAnsi" w:eastAsiaTheme="minorEastAsia"/>
              <w:sz w:val="22"/>
              <w:lang w:eastAsia="en-GB"/>
            </w:rPr>
            <w:tab/>
          </w:r>
          <w:r>
            <w:rPr>
              <w:rStyle w:val="7"/>
              <w:rFonts w:ascii="Times New Roman" w:hAnsi="Times New Roman" w:cs="Times New Roman"/>
              <w:b/>
              <w:bCs/>
            </w:rPr>
            <w:t>References</w:t>
          </w:r>
          <w:r>
            <w:tab/>
          </w:r>
          <w:r>
            <w:fldChar w:fldCharType="begin"/>
          </w:r>
          <w:r>
            <w:instrText xml:space="preserve"> PAGEREF _Toc65510912 \h </w:instrText>
          </w:r>
          <w:r>
            <w:fldChar w:fldCharType="separate"/>
          </w:r>
          <w:r>
            <w:t>3</w:t>
          </w:r>
          <w:r>
            <w:fldChar w:fldCharType="end"/>
          </w:r>
          <w:r>
            <w:fldChar w:fldCharType="end"/>
          </w:r>
        </w:p>
        <w:p>
          <w:r>
            <w:rPr>
              <w:b/>
              <w:bCs/>
            </w:rPr>
            <w:fldChar w:fldCharType="end"/>
          </w:r>
        </w:p>
      </w:sdtContent>
    </w:sdt>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left"/>
        <w:rPr>
          <w:ins w:id="7" w:author="Carrie Carruthers" w:date="2021-03-15T10:30:00Z"/>
          <w:rFonts w:ascii="Times New Roman" w:hAnsi="Times New Roman" w:cs="Times New Roman"/>
          <w:b/>
          <w:bCs/>
          <w:sz w:val="32"/>
          <w:szCs w:val="48"/>
        </w:rPr>
      </w:pPr>
      <w:ins w:id="8" w:author="Carrie Carruthers" w:date="2021-03-15T10:30:00Z">
        <w:r>
          <w:rPr>
            <w:rFonts w:ascii="Times New Roman" w:hAnsi="Times New Roman" w:cs="Times New Roman"/>
            <w:b/>
            <w:bCs/>
            <w:sz w:val="32"/>
            <w:szCs w:val="48"/>
          </w:rPr>
          <w:br w:type="page"/>
        </w:r>
      </w:ins>
    </w:p>
    <w:p>
      <w:pPr>
        <w:jc w:val="center"/>
        <w:rPr>
          <w:del w:id="9" w:author="Carrie Carruthers" w:date="2021-03-15T10:30:00Z"/>
          <w:rFonts w:ascii="Times New Roman" w:hAnsi="Times New Roman" w:cs="Times New Roman"/>
          <w:b/>
          <w:bCs/>
          <w:sz w:val="32"/>
          <w:szCs w:val="48"/>
        </w:rPr>
      </w:pPr>
    </w:p>
    <w:p>
      <w:pPr>
        <w:jc w:val="center"/>
        <w:rPr>
          <w:del w:id="10" w:author="Carrie Carruthers" w:date="2021-03-15T10:30:00Z"/>
          <w:rFonts w:ascii="Times New Roman" w:hAnsi="Times New Roman" w:cs="Times New Roman"/>
          <w:b/>
          <w:bCs/>
          <w:sz w:val="32"/>
          <w:szCs w:val="48"/>
        </w:rPr>
      </w:pPr>
    </w:p>
    <w:p>
      <w:pPr>
        <w:jc w:val="center"/>
        <w:rPr>
          <w:del w:id="11" w:author="Carrie Carruthers" w:date="2021-03-15T10:30:00Z"/>
          <w:rFonts w:ascii="Times New Roman" w:hAnsi="Times New Roman" w:cs="Times New Roman"/>
          <w:b/>
          <w:bCs/>
          <w:sz w:val="32"/>
          <w:szCs w:val="48"/>
        </w:rPr>
      </w:pPr>
    </w:p>
    <w:p>
      <w:pPr>
        <w:jc w:val="center"/>
        <w:rPr>
          <w:del w:id="12" w:author="Carrie Carruthers" w:date="2021-03-15T10:30:00Z"/>
          <w:rFonts w:ascii="Times New Roman" w:hAnsi="Times New Roman" w:cs="Times New Roman"/>
          <w:b/>
          <w:bCs/>
          <w:sz w:val="32"/>
          <w:szCs w:val="48"/>
        </w:rPr>
      </w:pPr>
    </w:p>
    <w:p>
      <w:pPr>
        <w:rPr>
          <w:del w:id="13" w:author="Carrie Carruthers" w:date="2021-03-15T10:33:00Z"/>
          <w:b/>
        </w:rPr>
      </w:pPr>
      <w:del w:id="14" w:author="Carrie Carruthers" w:date="2021-03-15T10:33:00Z">
        <w:r>
          <w:rPr>
            <w:b/>
          </w:rPr>
          <w:delText>Project description (typically 100 words):</w:delText>
        </w:r>
      </w:del>
    </w:p>
    <w:p>
      <w:pPr>
        <w:pBdr>
          <w:bottom w:val="single" w:color="auto" w:sz="6" w:space="1"/>
        </w:pBdr>
        <w:rPr>
          <w:del w:id="15" w:author="Carrie Carruthers" w:date="2021-03-15T10:33:00Z"/>
          <w:lang w:val="en-US"/>
        </w:rPr>
      </w:pPr>
      <w:del w:id="16" w:author="Carrie Carruthers" w:date="2021-03-15T10:33:00Z">
        <w:r>
          <w:rPr>
            <w:lang w:val="en-US"/>
          </w:rPr>
          <w:delText>The puzzle will be a clone of Tic tac toe. It is a game where two players put Xs and Os in specific sections of a figure made by two vertical lines crossing two horizontal lines. The goal is to try to get a row of three Xs or three Os before the other person does.</w:delText>
        </w:r>
      </w:del>
    </w:p>
    <w:p>
      <w:pPr>
        <w:pBdr>
          <w:bottom w:val="single" w:color="auto" w:sz="6" w:space="1"/>
        </w:pBdr>
        <w:rPr>
          <w:lang w:val="en-US"/>
        </w:rPr>
      </w:pPr>
    </w:p>
    <w:p>
      <w:pPr>
        <w:pBdr>
          <w:bottom w:val="single" w:color="auto" w:sz="6" w:space="1"/>
        </w:pBdr>
        <w:rPr>
          <w:lang w:val="en-US"/>
        </w:rPr>
      </w:pPr>
    </w:p>
    <w:p>
      <w:pPr>
        <w:pBdr>
          <w:bottom w:val="single" w:color="auto" w:sz="6" w:space="1"/>
        </w:pBdr>
      </w:pPr>
    </w:p>
    <w:p>
      <w:pPr>
        <w:pBdr>
          <w:bottom w:val="single" w:color="auto" w:sz="6" w:space="1"/>
        </w:pBdr>
        <w:rPr>
          <w:del w:id="17" w:author="Carrie Carruthers" w:date="2021-03-15T10:41:00Z"/>
        </w:rPr>
      </w:pPr>
    </w:p>
    <w:p>
      <w:pPr>
        <w:pBdr>
          <w:bottom w:val="single" w:color="auto" w:sz="6" w:space="1"/>
        </w:pBdr>
        <w:rPr>
          <w:del w:id="18" w:author="Carrie Carruthers" w:date="2021-03-15T10:41:00Z"/>
        </w:rPr>
      </w:pPr>
    </w:p>
    <w:p>
      <w:pPr>
        <w:rPr>
          <w:del w:id="19" w:author="Carrie Carruthers" w:date="2021-03-15T10:41:00Z"/>
          <w:b/>
        </w:rPr>
      </w:pPr>
      <w:del w:id="20" w:author="Carrie Carruthers" w:date="2021-03-15T10:41:00Z">
        <w:r>
          <w:rPr>
            <w:b/>
          </w:rPr>
          <w:delText>List of requirements (objectives):</w:delText>
        </w:r>
      </w:del>
    </w:p>
    <w:p>
      <w:pPr>
        <w:rPr>
          <w:del w:id="21" w:author="Carrie Carruthers" w:date="2021-03-15T10:41:00Z"/>
        </w:rPr>
      </w:pPr>
    </w:p>
    <w:p/>
    <w:p>
      <w:pPr>
        <w:rPr>
          <w:del w:id="22" w:author="Carrie Carruthers" w:date="2021-03-15T10:35:00Z"/>
        </w:rPr>
      </w:pPr>
      <w:del w:id="23" w:author="Carrie Carruthers" w:date="2021-03-15T10:35:00Z">
        <w:r>
          <w:rPr/>
          <w:delText>Essential</w:delText>
        </w:r>
      </w:del>
    </w:p>
    <w:p>
      <w:pPr>
        <w:pStyle w:val="16"/>
        <w:numPr>
          <w:ilvl w:val="0"/>
          <w:numId w:val="1"/>
        </w:numPr>
        <w:rPr>
          <w:del w:id="24" w:author="Carrie Carruthers" w:date="2021-03-15T10:35:00Z"/>
          <w:rFonts w:ascii="Arial" w:hAnsi="Arial"/>
        </w:rPr>
      </w:pPr>
      <w:del w:id="25" w:author="Carrie Carruthers" w:date="2021-03-15T10:35:00Z">
        <w:r>
          <w:rPr>
            <w:rFonts w:ascii="Arial" w:hAnsi="Arial"/>
            <w:lang w:val="en-US"/>
          </w:rPr>
          <w:delText>The game should be played on a grid which is 3 squares by three.</w:delText>
        </w:r>
      </w:del>
    </w:p>
    <w:p>
      <w:pPr>
        <w:pStyle w:val="16"/>
        <w:numPr>
          <w:ilvl w:val="0"/>
          <w:numId w:val="1"/>
        </w:numPr>
        <w:rPr>
          <w:del w:id="26" w:author="Carrie Carruthers" w:date="2021-03-15T10:35:00Z"/>
          <w:rFonts w:ascii="Arial" w:hAnsi="Arial"/>
        </w:rPr>
      </w:pPr>
      <w:del w:id="27" w:author="Carrie Carruthers" w:date="2021-03-15T10:35:00Z">
        <w:r>
          <w:rPr>
            <w:rFonts w:ascii="Arial" w:hAnsi="Arial"/>
            <w:lang w:val="en-US"/>
          </w:rPr>
          <w:delText>The player is X and the opponent is O.</w:delText>
        </w:r>
      </w:del>
    </w:p>
    <w:p>
      <w:pPr>
        <w:pStyle w:val="16"/>
        <w:numPr>
          <w:ilvl w:val="0"/>
          <w:numId w:val="1"/>
        </w:numPr>
        <w:rPr>
          <w:del w:id="28" w:author="Carrie Carruthers" w:date="2021-03-15T10:35:00Z"/>
          <w:rFonts w:ascii="Arial" w:hAnsi="Arial"/>
        </w:rPr>
      </w:pPr>
      <w:del w:id="29" w:author="Carrie Carruthers" w:date="2021-03-15T10:35:00Z">
        <w:r>
          <w:rPr>
            <w:rFonts w:ascii="Arial" w:hAnsi="Arial"/>
            <w:lang w:val="en-US"/>
          </w:rPr>
          <w:delText xml:space="preserve">Who ever gets 3 of the marks in a row up, down, across, or diagonally will be winner. </w:delText>
        </w:r>
      </w:del>
    </w:p>
    <w:p>
      <w:pPr>
        <w:rPr>
          <w:del w:id="30" w:author="Carrie Carruthers" w:date="2021-03-15T10:35:00Z"/>
        </w:rPr>
      </w:pPr>
    </w:p>
    <w:p>
      <w:pPr>
        <w:rPr>
          <w:del w:id="31" w:author="Carrie Carruthers" w:date="2021-03-15T10:35:00Z"/>
        </w:rPr>
      </w:pPr>
    </w:p>
    <w:p>
      <w:pPr>
        <w:rPr>
          <w:del w:id="32" w:author="Carrie Carruthers" w:date="2021-03-15T10:35:00Z"/>
        </w:rPr>
      </w:pPr>
    </w:p>
    <w:p>
      <w:pPr>
        <w:rPr>
          <w:del w:id="33" w:author="Carrie Carruthers" w:date="2021-03-15T10:35:00Z"/>
        </w:rPr>
      </w:pPr>
      <w:del w:id="34" w:author="Carrie Carruthers" w:date="2021-03-15T10:35:00Z">
        <w:r>
          <w:rPr/>
          <w:delText>Recommended</w:delText>
        </w:r>
      </w:del>
    </w:p>
    <w:p>
      <w:pPr>
        <w:pStyle w:val="16"/>
        <w:numPr>
          <w:ilvl w:val="0"/>
          <w:numId w:val="1"/>
        </w:numPr>
        <w:rPr>
          <w:del w:id="35" w:author="Carrie Carruthers" w:date="2021-03-15T10:35:00Z"/>
          <w:rFonts w:ascii="Arial" w:hAnsi="Arial"/>
        </w:rPr>
      </w:pPr>
      <w:del w:id="36" w:author="Carrie Carruthers" w:date="2021-03-15T10:35:00Z">
        <w:r>
          <w:rPr>
            <w:rFonts w:ascii="Arial" w:hAnsi="Arial"/>
            <w:lang w:val="en-US"/>
          </w:rPr>
          <w:delText>When all the squares are full then the game is over.</w:delText>
        </w:r>
      </w:del>
    </w:p>
    <w:p>
      <w:pPr>
        <w:rPr>
          <w:del w:id="37" w:author="Carrie Carruthers" w:date="2021-03-15T10:35:00Z"/>
        </w:rPr>
      </w:pPr>
    </w:p>
    <w:p>
      <w:pPr>
        <w:rPr>
          <w:del w:id="38" w:author="Carrie Carruthers" w:date="2021-03-15T10:35:00Z"/>
        </w:rPr>
      </w:pPr>
    </w:p>
    <w:p>
      <w:pPr>
        <w:rPr>
          <w:del w:id="39" w:author="Carrie Carruthers" w:date="2021-03-15T10:35:00Z"/>
        </w:rPr>
      </w:pPr>
    </w:p>
    <w:p>
      <w:pPr>
        <w:rPr>
          <w:del w:id="40" w:author="Carrie Carruthers" w:date="2021-03-15T10:35:00Z"/>
        </w:rPr>
      </w:pPr>
      <w:del w:id="41" w:author="Carrie Carruthers" w:date="2021-03-15T10:35:00Z">
        <w:r>
          <w:rPr/>
          <w:delText>Optional</w:delText>
        </w:r>
      </w:del>
    </w:p>
    <w:p>
      <w:pPr>
        <w:pStyle w:val="16"/>
        <w:numPr>
          <w:ilvl w:val="0"/>
          <w:numId w:val="1"/>
        </w:numPr>
        <w:rPr>
          <w:del w:id="42" w:author="Carrie Carruthers" w:date="2021-03-15T10:35:00Z"/>
          <w:rFonts w:ascii="Arial" w:hAnsi="Arial"/>
        </w:rPr>
      </w:pPr>
      <w:del w:id="43" w:author="Carrie Carruthers" w:date="2021-03-15T10:35:00Z">
        <w:r>
          <w:rPr>
            <w:rFonts w:ascii="Arial" w:hAnsi="Arial"/>
            <w:lang w:val="en-US"/>
          </w:rPr>
          <w:delText xml:space="preserve">To beat your opponent you would be need a good strategy. One of the strategy is to get 3 Xs in one row, and the other is trying to stop the computer getting three Os in a row. </w:delText>
        </w:r>
      </w:del>
    </w:p>
    <w:p>
      <w:pPr>
        <w:rPr>
          <w:rFonts w:ascii="Times New Roman" w:hAnsi="Times New Roman" w:cs="Times New Roman"/>
          <w:b/>
          <w:bCs/>
          <w:sz w:val="32"/>
          <w:szCs w:val="48"/>
        </w:rPr>
      </w:pPr>
      <w:r>
        <w:rPr>
          <w:rFonts w:ascii="Times New Roman" w:hAnsi="Times New Roman" w:cs="Times New Roman"/>
          <w:b/>
          <w:bCs/>
          <w:sz w:val="32"/>
          <w:szCs w:val="48"/>
        </w:rPr>
        <w:br w:type="page"/>
      </w:r>
    </w:p>
    <w:p>
      <w:pPr>
        <w:pStyle w:val="2"/>
        <w:numPr>
          <w:ilvl w:val="0"/>
          <w:numId w:val="2"/>
        </w:numPr>
        <w:spacing w:before="0"/>
        <w:jc w:val="left"/>
        <w:rPr>
          <w:ins w:id="44" w:author="Carrie Carruthers" w:date="2021-03-15T10:33:00Z"/>
          <w:rFonts w:ascii="Times New Roman" w:hAnsi="Times New Roman" w:cs="Times New Roman"/>
          <w:b/>
          <w:bCs/>
        </w:rPr>
      </w:pPr>
      <w:ins w:id="45" w:author="Carrie Carruthers" w:date="2021-03-15T10:33:00Z">
        <w:bookmarkStart w:id="0" w:name="_Toc65510906"/>
        <w:r>
          <w:rPr>
            <w:rFonts w:ascii="Times New Roman" w:hAnsi="Times New Roman" w:cs="Times New Roman"/>
            <w:b/>
            <w:bCs/>
          </w:rPr>
          <w:t>INTRODUCTION</w:t>
        </w:r>
      </w:ins>
    </w:p>
    <w:p>
      <w:pPr>
        <w:numPr>
          <w:ilvl w:val="0"/>
          <w:numId w:val="2"/>
        </w:numPr>
        <w:ind w:left="360" w:hanging="360"/>
        <w:rPr>
          <w:ins w:id="47" w:author="Carrie Carruthers" w:date="2021-03-15T10:33:00Z"/>
          <w:del w:id="48" w:author="Carrie Carruthers" w:date="2021-03-15T10:33:00Z"/>
          <w:b/>
          <w:rPrChange w:id="49" w:author="Carrie Carruthers" w:date="2021-03-15T10:33:00Z">
            <w:rPr>
              <w:ins w:id="50" w:author="Carrie Carruthers" w:date="2021-03-15T10:33:00Z"/>
              <w:del w:id="51" w:author="Carrie Carruthers" w:date="2021-03-15T10:33:00Z"/>
            </w:rPr>
          </w:rPrChange>
        </w:rPr>
        <w:pPrChange w:id="46" w:author="Carrie Carruthers" w:date="2021-03-15T10:33:00Z">
          <w:pPr>
            <w:pStyle w:val="16"/>
            <w:numPr>
              <w:ilvl w:val="0"/>
              <w:numId w:val="2"/>
            </w:numPr>
            <w:ind w:hanging="360"/>
          </w:pPr>
        </w:pPrChange>
      </w:pPr>
      <w:ins w:id="52" w:author="Carrie Carruthers" w:date="2021-03-15T10:33:00Z">
        <w:del w:id="53" w:author="Carrie Carruthers" w:date="2021-03-15T10:33:00Z">
          <w:r>
            <w:rPr>
              <w:b/>
              <w:rPrChange w:id="54" w:author="Carrie Carruthers" w:date="2021-03-15T10:33:00Z">
                <w:rPr/>
              </w:rPrChange>
            </w:rPr>
            <w:delText>Project description (typically 100 words):</w:delText>
          </w:r>
        </w:del>
      </w:ins>
    </w:p>
    <w:p>
      <w:pPr>
        <w:pBdr>
          <w:bottom w:val="single" w:color="auto" w:sz="6" w:space="1"/>
        </w:pBdr>
        <w:ind w:left="360"/>
        <w:rPr>
          <w:ins w:id="55" w:author="Carrie Carruthers" w:date="2021-03-15T10:33:00Z"/>
          <w:lang w:val="en-US"/>
        </w:rPr>
      </w:pPr>
    </w:p>
    <w:p>
      <w:pPr>
        <w:numPr>
          <w:ilvl w:val="0"/>
          <w:numId w:val="2"/>
        </w:numPr>
        <w:pBdr>
          <w:bottom w:val="single" w:color="auto" w:sz="6" w:space="1"/>
        </w:pBdr>
        <w:ind w:left="360" w:hanging="360"/>
        <w:rPr>
          <w:ins w:id="57" w:author="Carrie Carruthers" w:date="2021-03-15T10:33:00Z"/>
          <w:lang w:val="en-US"/>
        </w:rPr>
        <w:pPrChange w:id="56" w:author="Carrie Carruthers" w:date="2021-03-15T10:33:00Z">
          <w:pPr>
            <w:pStyle w:val="16"/>
            <w:numPr>
              <w:ilvl w:val="0"/>
              <w:numId w:val="2"/>
            </w:numPr>
            <w:pBdr>
              <w:bottom w:val="single" w:color="auto" w:sz="6" w:space="1"/>
            </w:pBdr>
            <w:ind w:hanging="360"/>
          </w:pPr>
        </w:pPrChange>
      </w:pPr>
      <w:ins w:id="58" w:author="Carrie Carruthers" w:date="2021-03-15T10:33:00Z">
        <w:r>
          <w:rPr>
            <w:lang w:val="en-US"/>
          </w:rPr>
          <w:t>The puzzle will be a clone of Tic tac toe. It is a game where two players put Xs and Os in specific sections of a figure made by two vertical lines crossing two horizontal lines. The goal is to try to get a row of three Xs or three Os before the other person does.</w:t>
        </w:r>
      </w:ins>
    </w:p>
    <w:p>
      <w:pPr>
        <w:numPr>
          <w:ilvl w:val="0"/>
          <w:numId w:val="2"/>
        </w:numPr>
        <w:spacing w:before="0"/>
        <w:ind w:left="720" w:hanging="360"/>
        <w:jc w:val="left"/>
        <w:rPr>
          <w:ins w:id="60" w:author="Carrie Carruthers" w:date="2021-03-15T10:33:00Z"/>
          <w:rFonts w:ascii="Times New Roman" w:hAnsi="Times New Roman" w:cs="Times New Roman"/>
          <w:b/>
          <w:bCs/>
        </w:rPr>
        <w:pPrChange w:id="59" w:author="Carrie Carruthers" w:date="2021-03-15T10:33:00Z">
          <w:pPr>
            <w:pStyle w:val="2"/>
            <w:numPr>
              <w:ilvl w:val="0"/>
              <w:numId w:val="2"/>
            </w:numPr>
            <w:spacing w:before="0"/>
            <w:ind w:left="720" w:hanging="360"/>
            <w:jc w:val="left"/>
          </w:pPr>
        </w:pPrChange>
      </w:pPr>
    </w:p>
    <w:p>
      <w:pPr>
        <w:pStyle w:val="2"/>
        <w:numPr>
          <w:ilvl w:val="0"/>
          <w:numId w:val="0"/>
        </w:numPr>
        <w:spacing w:before="0"/>
        <w:ind w:left="0" w:firstLine="0"/>
        <w:jc w:val="left"/>
        <w:rPr>
          <w:rFonts w:ascii="Times New Roman" w:hAnsi="Times New Roman" w:cs="Times New Roman"/>
          <w:b/>
          <w:bCs/>
        </w:rPr>
        <w:pPrChange w:id="61" w:author="Carrie Carruthers" w:date="2021-03-15T10:33:00Z">
          <w:pPr>
            <w:pStyle w:val="2"/>
            <w:numPr>
              <w:ilvl w:val="0"/>
              <w:numId w:val="2"/>
            </w:numPr>
            <w:spacing w:before="0"/>
            <w:ind w:left="720" w:hanging="360"/>
            <w:jc w:val="left"/>
          </w:pPr>
        </w:pPrChange>
      </w:pPr>
      <w:r>
        <w:rPr>
          <w:rFonts w:ascii="Times New Roman" w:hAnsi="Times New Roman" w:cs="Times New Roman"/>
          <w:b/>
          <w:bCs/>
        </w:rPr>
        <w:t>Aim</w:t>
      </w:r>
      <w:del w:id="62" w:author="Carrie Carruthers" w:date="2021-03-15T10:34:00Z">
        <w:r>
          <w:rPr>
            <w:rFonts w:ascii="Times New Roman" w:hAnsi="Times New Roman" w:cs="Times New Roman"/>
            <w:b/>
            <w:bCs/>
          </w:rPr>
          <w:delText>s</w:delText>
        </w:r>
      </w:del>
      <w:r>
        <w:rPr>
          <w:rFonts w:ascii="Times New Roman" w:hAnsi="Times New Roman" w:cs="Times New Roman"/>
          <w:b/>
          <w:bCs/>
        </w:rPr>
        <w:t xml:space="preserve"> and Objectives</w:t>
      </w:r>
      <w:bookmarkEnd w:id="0"/>
    </w:p>
    <w:p>
      <w:pPr>
        <w:jc w:val="left"/>
        <w:rPr>
          <w:ins w:id="63" w:author="Carrie Carruthers" w:date="2021-03-15T10:34:00Z"/>
          <w:rFonts w:ascii="Times New Roman" w:hAnsi="Times New Roman" w:cs="Times New Roman"/>
          <w:sz w:val="25"/>
          <w:szCs w:val="25"/>
        </w:rPr>
      </w:pPr>
    </w:p>
    <w:p>
      <w:pPr>
        <w:pStyle w:val="8"/>
        <w:rPr>
          <w:ins w:id="64" w:author="Carrie Carruthers" w:date="2021-03-15T10:34:00Z"/>
          <w:rFonts w:ascii="Calibri" w:hAnsi="Calibri" w:cs="Calibri" w:eastAsiaTheme="minorHAnsi"/>
          <w:sz w:val="22"/>
          <w:szCs w:val="22"/>
          <w:lang w:eastAsia="en-GB"/>
        </w:rPr>
      </w:pPr>
      <w:ins w:id="65" w:author="Carrie Carruthers" w:date="2021-03-15T10:34:00Z">
        <w:r>
          <w:rPr>
            <w:rFonts w:ascii="Open Sans Light" w:hAnsi="Open Sans Light" w:cs="Open Sans Light"/>
            <w:b/>
            <w:bCs/>
            <w:color w:val="000000"/>
          </w:rPr>
          <w:t>Aim: </w:t>
        </w:r>
      </w:ins>
    </w:p>
    <w:p>
      <w:pPr>
        <w:pStyle w:val="8"/>
        <w:rPr>
          <w:ins w:id="66" w:author="Carrie Carruthers" w:date="2021-03-15T10:34:00Z"/>
        </w:rPr>
      </w:pPr>
      <w:ins w:id="67" w:author="Carrie Carruthers" w:date="2021-03-15T10:34:00Z">
        <w:r>
          <w:rPr>
            <w:rFonts w:ascii="Open Sans Light" w:hAnsi="Open Sans Light" w:cs="Open Sans Light"/>
            <w:color w:val="000000"/>
          </w:rPr>
          <w:t>To create a prototype Android Puzzle Game Clone application that meets the following functionality/criteria:</w:t>
        </w:r>
      </w:ins>
    </w:p>
    <w:p>
      <w:pPr>
        <w:numPr>
          <w:ilvl w:val="0"/>
          <w:numId w:val="3"/>
        </w:numPr>
        <w:jc w:val="left"/>
        <w:rPr>
          <w:ins w:id="68" w:author="Carrie Carruthers" w:date="2021-03-15T10:34:00Z"/>
          <w:rFonts w:eastAsia="Times New Roman"/>
          <w:color w:val="EF6950"/>
        </w:rPr>
      </w:pPr>
      <w:ins w:id="69" w:author="Carrie Carruthers" w:date="2021-03-15T10:34:00Z">
        <w:r>
          <w:rPr>
            <w:rFonts w:ascii="Open Sans Light" w:hAnsi="Open Sans Light" w:eastAsia="Times New Roman" w:cs="Open Sans Light"/>
            <w:i/>
            <w:iCs/>
            <w:color w:val="EF6950"/>
          </w:rPr>
          <w:t>e.g. Make the content easy to input</w:t>
        </w:r>
      </w:ins>
    </w:p>
    <w:p>
      <w:pPr>
        <w:numPr>
          <w:ilvl w:val="0"/>
          <w:numId w:val="3"/>
        </w:numPr>
        <w:jc w:val="left"/>
        <w:rPr>
          <w:ins w:id="70" w:author="Carrie Carruthers" w:date="2021-03-15T10:34:00Z"/>
          <w:rFonts w:eastAsia="Times New Roman"/>
          <w:color w:val="EF6950"/>
        </w:rPr>
      </w:pPr>
      <w:ins w:id="71" w:author="Carrie Carruthers" w:date="2021-03-15T10:34:00Z">
        <w:r>
          <w:rPr>
            <w:rFonts w:ascii="Open Sans Light" w:hAnsi="Open Sans Light" w:eastAsia="Times New Roman" w:cs="Open Sans Light"/>
            <w:i/>
            <w:iCs/>
            <w:color w:val="EF6950"/>
          </w:rPr>
          <w:t>e.g. Make the structure easy to create</w:t>
        </w:r>
      </w:ins>
    </w:p>
    <w:p>
      <w:pPr>
        <w:numPr>
          <w:ilvl w:val="0"/>
          <w:numId w:val="3"/>
        </w:numPr>
        <w:jc w:val="left"/>
        <w:rPr>
          <w:ins w:id="72" w:author="Carrie Carruthers" w:date="2021-03-15T10:34:00Z"/>
          <w:rFonts w:eastAsia="Times New Roman"/>
          <w:color w:val="EF6950"/>
        </w:rPr>
      </w:pPr>
      <w:ins w:id="73" w:author="Carrie Carruthers" w:date="2021-03-15T10:34:00Z">
        <w:r>
          <w:rPr>
            <w:rFonts w:ascii="Open Sans Light" w:hAnsi="Open Sans Light" w:eastAsia="Times New Roman" w:cs="Open Sans Light"/>
            <w:i/>
            <w:iCs/>
            <w:color w:val="EF6950"/>
          </w:rPr>
          <w:t>e.g. Allow easy visual manipulation of the structure</w:t>
        </w:r>
      </w:ins>
    </w:p>
    <w:p>
      <w:pPr>
        <w:numPr>
          <w:ilvl w:val="0"/>
          <w:numId w:val="3"/>
        </w:numPr>
        <w:jc w:val="left"/>
        <w:rPr>
          <w:ins w:id="74" w:author="Carrie Carruthers" w:date="2021-03-15T10:34:00Z"/>
          <w:rFonts w:eastAsia="Times New Roman"/>
          <w:color w:val="EF6950"/>
        </w:rPr>
      </w:pPr>
      <w:ins w:id="75" w:author="Carrie Carruthers" w:date="2021-03-15T10:34:00Z">
        <w:r>
          <w:rPr>
            <w:rFonts w:ascii="Open Sans Light" w:hAnsi="Open Sans Light" w:eastAsia="Times New Roman" w:cs="Open Sans Light"/>
            <w:i/>
            <w:iCs/>
            <w:color w:val="EF6950"/>
          </w:rPr>
          <w:t>e.g. Save the web site locally (as a mirror/original version)</w:t>
        </w:r>
      </w:ins>
    </w:p>
    <w:p>
      <w:pPr>
        <w:jc w:val="left"/>
        <w:rPr>
          <w:rFonts w:ascii="Times New Roman" w:hAnsi="Times New Roman" w:cs="Times New Roman"/>
          <w:sz w:val="25"/>
          <w:szCs w:val="25"/>
        </w:rPr>
      </w:pPr>
      <w:ins w:id="76" w:author="Carrie Carruthers" w:date="2021-03-15T10:34:00Z">
        <w:r>
          <w:rPr>
            <w:rFonts w:ascii="Open Sans Light" w:hAnsi="Open Sans Light" w:eastAsia="Times New Roman" w:cs="Open Sans Light"/>
            <w:i/>
            <w:iCs/>
            <w:color w:val="EF6950"/>
          </w:rPr>
          <w:t>e.g. Upload via ftp to a web host/server</w:t>
        </w:r>
      </w:ins>
    </w:p>
    <w:p>
      <w:pPr>
        <w:jc w:val="left"/>
        <w:rPr>
          <w:rFonts w:ascii="Times New Roman" w:hAnsi="Times New Roman" w:cs="Times New Roman"/>
          <w:sz w:val="25"/>
          <w:szCs w:val="25"/>
        </w:rPr>
      </w:pPr>
    </w:p>
    <w:p>
      <w:pPr>
        <w:jc w:val="left"/>
        <w:rPr>
          <w:del w:id="77" w:author="Carrie Carruthers" w:date="2021-03-11T14:49:00Z"/>
          <w:rFonts w:ascii="Times New Roman" w:hAnsi="Times New Roman" w:cs="Times New Roman"/>
          <w:szCs w:val="24"/>
        </w:rPr>
      </w:pPr>
      <w:del w:id="78" w:author="Carrie Carruthers" w:date="2021-03-11T14:49:00Z">
        <w:r>
          <w:rPr>
            <w:rFonts w:ascii="Times New Roman" w:hAnsi="Times New Roman" w:cs="Times New Roman"/>
            <w:szCs w:val="24"/>
          </w:rPr>
          <w:delText>A brief discussion on project relevance/motivations (why is it worth doing it?) and its main challenges;</w:delText>
        </w:r>
      </w:del>
    </w:p>
    <w:p>
      <w:pPr>
        <w:jc w:val="left"/>
        <w:rPr>
          <w:del w:id="79" w:author="Carrie Carruthers" w:date="2021-03-11T14:49:00Z"/>
          <w:rFonts w:ascii="Times New Roman" w:hAnsi="Times New Roman" w:cs="Times New Roman"/>
          <w:szCs w:val="24"/>
        </w:rPr>
      </w:pPr>
    </w:p>
    <w:p>
      <w:pPr>
        <w:jc w:val="left"/>
        <w:rPr>
          <w:rFonts w:ascii="Times New Roman" w:hAnsi="Times New Roman" w:cs="Times New Roman"/>
          <w:szCs w:val="24"/>
          <w:lang w:val="en-US"/>
        </w:rPr>
      </w:pPr>
      <w:r>
        <w:rPr>
          <w:rFonts w:ascii="Times New Roman" w:hAnsi="Times New Roman" w:cs="Times New Roman"/>
          <w:szCs w:val="24"/>
          <w:lang w:val="en-US"/>
        </w:rPr>
        <w:t xml:space="preserve">One of the main goals of the project is to implement single and multiplayer player options in the game. In single player option the player opponent is the computer such as the AI which goes against the player. It will also have difficulty levels such as easy, normal, and hard. The other option is the multiplayer where a player goes against another player. There may be implementation of a league game as-well in the multiplayer. Further more, the other challenge is to develop a database such as the Firebase which would let a user to save their scores and the number of times they have played. Moreover, one of the biggest motivation for this project is to implement all of the things mentioned above. This not just a simple game with a few codes written since there are complicated algorithms behind the game which makes it very unique and worth it. </w:t>
      </w:r>
    </w:p>
    <w:p>
      <w:pPr>
        <w:jc w:val="left"/>
        <w:rPr>
          <w:rFonts w:ascii="Times New Roman" w:hAnsi="Times New Roman" w:cs="Times New Roman"/>
          <w:szCs w:val="24"/>
        </w:rPr>
      </w:pPr>
    </w:p>
    <w:p>
      <w:pPr>
        <w:pStyle w:val="8"/>
        <w:rPr>
          <w:ins w:id="80" w:author="Carrie Carruthers" w:date="2021-03-15T10:34:00Z"/>
          <w:rFonts w:ascii="Calibri" w:hAnsi="Calibri" w:cs="Calibri" w:eastAsiaTheme="minorHAnsi"/>
          <w:sz w:val="22"/>
          <w:szCs w:val="22"/>
          <w:lang w:eastAsia="en-GB"/>
        </w:rPr>
      </w:pPr>
      <w:ins w:id="81" w:author="Carrie Carruthers" w:date="2021-03-15T10:34:00Z">
        <w:r>
          <w:rPr>
            <w:rFonts w:ascii="Open Sans Light" w:hAnsi="Open Sans Light" w:cs="Open Sans Light"/>
            <w:b/>
            <w:bCs/>
            <w:color w:val="000000"/>
          </w:rPr>
          <w:t>Objectives: </w:t>
        </w:r>
      </w:ins>
    </w:p>
    <w:p>
      <w:pPr>
        <w:pStyle w:val="8"/>
        <w:rPr>
          <w:ins w:id="82" w:author="Master" w:date="2021-03-17T10:04:38Z"/>
          <w:rFonts w:ascii="Open Sans Light" w:hAnsi="Open Sans Light" w:cs="Open Sans Light"/>
          <w:color w:val="000000"/>
        </w:rPr>
      </w:pPr>
      <w:ins w:id="83" w:author="Carrie Carruthers" w:date="2021-03-15T10:34:00Z">
        <w:r>
          <w:rPr>
            <w:rFonts w:ascii="Open Sans Light" w:hAnsi="Open Sans Light" w:cs="Open Sans Light"/>
            <w:color w:val="000000"/>
          </w:rPr>
          <w:t>In order to achieve the aim stated above, in creating a prototype Android Puzzle Game Clone application, the following objectives need to be met:</w:t>
        </w:r>
      </w:ins>
    </w:p>
    <w:p>
      <w:pPr>
        <w:pStyle w:val="8"/>
        <w:numPr>
          <w:ilvl w:val="0"/>
          <w:numId w:val="4"/>
          <w:ins w:id="85" w:author="Master" w:date="2021-03-17T10:45:20Z"/>
        </w:numPr>
        <w:ind w:left="720" w:hanging="360"/>
        <w:rPr>
          <w:ins w:id="86" w:author="Master" w:date="2021-03-17T10:41:59Z"/>
          <w:rFonts w:hint="default" w:ascii="Open Sans Light" w:hAnsi="Open Sans Light" w:cs="Open Sans Light"/>
          <w:color w:val="181717" w:themeColor="background2" w:themeShade="19"/>
          <w:u w:val="none"/>
          <w:lang w:val="en-US"/>
          <w:rPrChange w:id="87" w:author="Master" w:date="2021-03-17T10:45:11Z">
            <w:rPr>
              <w:ins w:id="88" w:author="Master" w:date="2021-03-17T10:41:59Z"/>
              <w:rFonts w:hint="default" w:ascii="Open Sans Light" w:hAnsi="Open Sans Light" w:cs="Open Sans Light"/>
              <w:color w:val="000000"/>
              <w:u w:val="none"/>
              <w:lang w:val="en-US"/>
            </w:rPr>
          </w:rPrChange>
        </w:rPr>
        <w:pPrChange w:id="84" w:author="Master" w:date="2021-03-17T10:45:20Z">
          <w:pPr>
            <w:pStyle w:val="8"/>
          </w:pPr>
        </w:pPrChange>
      </w:pPr>
      <w:ins w:id="89" w:author="Master" w:date="2021-03-17T10:05:45Z">
        <w:r>
          <w:rPr>
            <w:rFonts w:hint="default" w:ascii="Open Sans Light" w:hAnsi="Open Sans Light" w:cs="Open Sans Light"/>
            <w:color w:val="181717" w:themeColor="background2" w:themeShade="19"/>
            <w:u w:val="none"/>
            <w:lang w:val="en-US"/>
            <w:rPrChange w:id="90" w:author="Master" w:date="2021-03-17T10:45:11Z">
              <w:rPr>
                <w:rFonts w:hint="default" w:ascii="Open Sans Light" w:hAnsi="Open Sans Light" w:cs="Open Sans Light"/>
                <w:color w:val="000000"/>
                <w:lang w:val="en-US"/>
              </w:rPr>
            </w:rPrChange>
          </w:rPr>
          <w:t>De</w:t>
        </w:r>
      </w:ins>
      <w:ins w:id="92" w:author="Master" w:date="2021-03-17T10:05:48Z">
        <w:r>
          <w:rPr>
            <w:rFonts w:hint="default" w:ascii="Open Sans Light" w:hAnsi="Open Sans Light" w:cs="Open Sans Light"/>
            <w:color w:val="181717" w:themeColor="background2" w:themeShade="19"/>
            <w:u w:val="none"/>
            <w:lang w:val="en-US"/>
            <w:rPrChange w:id="93" w:author="Master" w:date="2021-03-17T10:45:11Z">
              <w:rPr>
                <w:rFonts w:hint="default" w:ascii="Open Sans Light" w:hAnsi="Open Sans Light" w:cs="Open Sans Light"/>
                <w:color w:val="000000"/>
                <w:lang w:val="en-US"/>
              </w:rPr>
            </w:rPrChange>
          </w:rPr>
          <w:t>velo</w:t>
        </w:r>
      </w:ins>
      <w:ins w:id="95" w:author="Master" w:date="2021-03-17T10:05:49Z">
        <w:r>
          <w:rPr>
            <w:rFonts w:hint="default" w:ascii="Open Sans Light" w:hAnsi="Open Sans Light" w:cs="Open Sans Light"/>
            <w:color w:val="181717" w:themeColor="background2" w:themeShade="19"/>
            <w:u w:val="none"/>
            <w:lang w:val="en-US"/>
            <w:rPrChange w:id="96" w:author="Master" w:date="2021-03-17T10:45:11Z">
              <w:rPr>
                <w:rFonts w:hint="default" w:ascii="Open Sans Light" w:hAnsi="Open Sans Light" w:cs="Open Sans Light"/>
                <w:color w:val="000000"/>
                <w:lang w:val="en-US"/>
              </w:rPr>
            </w:rPrChange>
          </w:rPr>
          <w:t>p a</w:t>
        </w:r>
      </w:ins>
      <w:ins w:id="98" w:author="Master" w:date="2021-03-17T10:05:58Z">
        <w:r>
          <w:rPr>
            <w:rFonts w:hint="default" w:ascii="Open Sans Light" w:hAnsi="Open Sans Light" w:cs="Open Sans Light"/>
            <w:color w:val="181717" w:themeColor="background2" w:themeShade="19"/>
            <w:u w:val="none"/>
            <w:lang w:val="en-US"/>
            <w:rPrChange w:id="99" w:author="Master" w:date="2021-03-17T10:45:11Z">
              <w:rPr>
                <w:rFonts w:hint="default" w:ascii="Open Sans Light" w:hAnsi="Open Sans Light" w:cs="Open Sans Light"/>
                <w:color w:val="000000"/>
                <w:lang w:val="en-US"/>
              </w:rPr>
            </w:rPrChange>
          </w:rPr>
          <w:t xml:space="preserve"> </w:t>
        </w:r>
      </w:ins>
      <w:ins w:id="101" w:author="Master" w:date="2021-03-17T10:07:22Z">
        <w:r>
          <w:rPr>
            <w:rFonts w:hint="default" w:ascii="Open Sans Light" w:hAnsi="Open Sans Light" w:cs="Open Sans Light"/>
            <w:color w:val="181717" w:themeColor="background2" w:themeShade="19"/>
            <w:u w:val="none"/>
            <w:lang w:val="en-US"/>
            <w:rPrChange w:id="102" w:author="Master" w:date="2021-03-17T10:45:11Z">
              <w:rPr>
                <w:rFonts w:hint="default" w:ascii="Open Sans Light" w:hAnsi="Open Sans Light" w:cs="Open Sans Light"/>
                <w:color w:val="000000"/>
                <w:lang w:val="en-US"/>
              </w:rPr>
            </w:rPrChange>
          </w:rPr>
          <w:t>Tic</w:t>
        </w:r>
      </w:ins>
      <w:ins w:id="104" w:author="Master" w:date="2021-03-17T10:07:23Z">
        <w:r>
          <w:rPr>
            <w:rFonts w:hint="default" w:ascii="Open Sans Light" w:hAnsi="Open Sans Light" w:cs="Open Sans Light"/>
            <w:color w:val="181717" w:themeColor="background2" w:themeShade="19"/>
            <w:u w:val="none"/>
            <w:lang w:val="en-US"/>
            <w:rPrChange w:id="105" w:author="Master" w:date="2021-03-17T10:45:11Z">
              <w:rPr>
                <w:rFonts w:hint="default" w:ascii="Open Sans Light" w:hAnsi="Open Sans Light" w:cs="Open Sans Light"/>
                <w:color w:val="000000"/>
                <w:lang w:val="en-US"/>
              </w:rPr>
            </w:rPrChange>
          </w:rPr>
          <w:t xml:space="preserve"> </w:t>
        </w:r>
      </w:ins>
      <w:ins w:id="107" w:author="Master" w:date="2021-03-17T10:07:24Z">
        <w:r>
          <w:rPr>
            <w:rFonts w:hint="default" w:ascii="Open Sans Light" w:hAnsi="Open Sans Light" w:cs="Open Sans Light"/>
            <w:color w:val="181717" w:themeColor="background2" w:themeShade="19"/>
            <w:u w:val="none"/>
            <w:lang w:val="en-US"/>
            <w:rPrChange w:id="108" w:author="Master" w:date="2021-03-17T10:45:11Z">
              <w:rPr>
                <w:rFonts w:hint="default" w:ascii="Open Sans Light" w:hAnsi="Open Sans Light" w:cs="Open Sans Light"/>
                <w:color w:val="000000"/>
                <w:lang w:val="en-US"/>
              </w:rPr>
            </w:rPrChange>
          </w:rPr>
          <w:t>ta</w:t>
        </w:r>
      </w:ins>
      <w:ins w:id="110" w:author="Master" w:date="2021-03-17T10:07:25Z">
        <w:r>
          <w:rPr>
            <w:rFonts w:hint="default" w:ascii="Open Sans Light" w:hAnsi="Open Sans Light" w:cs="Open Sans Light"/>
            <w:color w:val="181717" w:themeColor="background2" w:themeShade="19"/>
            <w:u w:val="none"/>
            <w:lang w:val="en-US"/>
            <w:rPrChange w:id="111" w:author="Master" w:date="2021-03-17T10:45:11Z">
              <w:rPr>
                <w:rFonts w:hint="default" w:ascii="Open Sans Light" w:hAnsi="Open Sans Light" w:cs="Open Sans Light"/>
                <w:color w:val="000000"/>
                <w:lang w:val="en-US"/>
              </w:rPr>
            </w:rPrChange>
          </w:rPr>
          <w:t>c to</w:t>
        </w:r>
      </w:ins>
      <w:ins w:id="113" w:author="Master" w:date="2021-03-17T10:07:26Z">
        <w:r>
          <w:rPr>
            <w:rFonts w:hint="default" w:ascii="Open Sans Light" w:hAnsi="Open Sans Light" w:cs="Open Sans Light"/>
            <w:color w:val="181717" w:themeColor="background2" w:themeShade="19"/>
            <w:u w:val="none"/>
            <w:lang w:val="en-US"/>
            <w:rPrChange w:id="114" w:author="Master" w:date="2021-03-17T10:45:11Z">
              <w:rPr>
                <w:rFonts w:hint="default" w:ascii="Open Sans Light" w:hAnsi="Open Sans Light" w:cs="Open Sans Light"/>
                <w:color w:val="000000"/>
                <w:lang w:val="en-US"/>
              </w:rPr>
            </w:rPrChange>
          </w:rPr>
          <w:t xml:space="preserve">e </w:t>
        </w:r>
      </w:ins>
      <w:ins w:id="116" w:author="Master" w:date="2021-03-17T10:05:59Z">
        <w:r>
          <w:rPr>
            <w:rFonts w:hint="default" w:ascii="Open Sans Light" w:hAnsi="Open Sans Light" w:cs="Open Sans Light"/>
            <w:color w:val="181717" w:themeColor="background2" w:themeShade="19"/>
            <w:u w:val="none"/>
            <w:lang w:val="en-US"/>
            <w:rPrChange w:id="117" w:author="Master" w:date="2021-03-17T10:45:11Z">
              <w:rPr>
                <w:rFonts w:hint="default" w:ascii="Open Sans Light" w:hAnsi="Open Sans Light" w:cs="Open Sans Light"/>
                <w:color w:val="000000"/>
                <w:lang w:val="en-US"/>
              </w:rPr>
            </w:rPrChange>
          </w:rPr>
          <w:t>game</w:t>
        </w:r>
      </w:ins>
      <w:ins w:id="119" w:author="Master" w:date="2021-03-17T10:06:00Z">
        <w:r>
          <w:rPr>
            <w:rFonts w:hint="default" w:ascii="Open Sans Light" w:hAnsi="Open Sans Light" w:cs="Open Sans Light"/>
            <w:color w:val="181717" w:themeColor="background2" w:themeShade="19"/>
            <w:u w:val="none"/>
            <w:lang w:val="en-US"/>
            <w:rPrChange w:id="120" w:author="Master" w:date="2021-03-17T10:45:11Z">
              <w:rPr>
                <w:rFonts w:hint="default" w:ascii="Open Sans Light" w:hAnsi="Open Sans Light" w:cs="Open Sans Light"/>
                <w:color w:val="000000"/>
                <w:lang w:val="en-US"/>
              </w:rPr>
            </w:rPrChange>
          </w:rPr>
          <w:t xml:space="preserve"> clone </w:t>
        </w:r>
      </w:ins>
      <w:ins w:id="122" w:author="Master" w:date="2021-03-17T10:07:29Z">
        <w:r>
          <w:rPr>
            <w:rFonts w:hint="default" w:ascii="Open Sans Light" w:hAnsi="Open Sans Light" w:cs="Open Sans Light"/>
            <w:color w:val="181717" w:themeColor="background2" w:themeShade="19"/>
            <w:u w:val="none"/>
            <w:lang w:val="en-US"/>
            <w:rPrChange w:id="123" w:author="Master" w:date="2021-03-17T10:45:11Z">
              <w:rPr>
                <w:rFonts w:hint="default" w:ascii="Open Sans Light" w:hAnsi="Open Sans Light" w:cs="Open Sans Light"/>
                <w:color w:val="000000"/>
                <w:lang w:val="en-US"/>
              </w:rPr>
            </w:rPrChange>
          </w:rPr>
          <w:t>in</w:t>
        </w:r>
      </w:ins>
      <w:ins w:id="125" w:author="Master" w:date="2021-03-17T10:41:41Z">
        <w:r>
          <w:rPr>
            <w:rFonts w:hint="default" w:ascii="Open Sans Light" w:hAnsi="Open Sans Light" w:cs="Open Sans Light"/>
            <w:color w:val="181717" w:themeColor="background2" w:themeShade="19"/>
            <w:u w:val="none"/>
            <w:lang w:val="en-US"/>
            <w:rPrChange w:id="126" w:author="Master" w:date="2021-03-17T10:45:11Z">
              <w:rPr>
                <w:rFonts w:hint="default" w:ascii="Open Sans Light" w:hAnsi="Open Sans Light" w:cs="Open Sans Light"/>
                <w:color w:val="000000"/>
                <w:u w:val="none"/>
                <w:lang w:val="en-US"/>
              </w:rPr>
            </w:rPrChange>
          </w:rPr>
          <w:t xml:space="preserve"> </w:t>
        </w:r>
      </w:ins>
      <w:ins w:id="128" w:author="Master" w:date="2021-03-17T10:41:44Z">
        <w:r>
          <w:rPr>
            <w:rFonts w:hint="default" w:ascii="Open Sans Light" w:hAnsi="Open Sans Light" w:cs="Open Sans Light"/>
            <w:color w:val="181717" w:themeColor="background2" w:themeShade="19"/>
            <w:u w:val="none"/>
            <w:lang w:val="en-US"/>
            <w:rPrChange w:id="129" w:author="Master" w:date="2021-03-17T10:45:11Z">
              <w:rPr>
                <w:rFonts w:hint="default" w:ascii="Open Sans Light" w:hAnsi="Open Sans Light" w:cs="Open Sans Light"/>
                <w:color w:val="000000"/>
                <w:u w:val="none"/>
                <w:lang w:val="en-US"/>
              </w:rPr>
            </w:rPrChange>
          </w:rPr>
          <w:t>and</w:t>
        </w:r>
      </w:ins>
      <w:ins w:id="131" w:author="Master" w:date="2021-03-17T10:41:45Z">
        <w:r>
          <w:rPr>
            <w:rFonts w:hint="default" w:ascii="Open Sans Light" w:hAnsi="Open Sans Light" w:cs="Open Sans Light"/>
            <w:color w:val="181717" w:themeColor="background2" w:themeShade="19"/>
            <w:u w:val="none"/>
            <w:lang w:val="en-US"/>
            <w:rPrChange w:id="132" w:author="Master" w:date="2021-03-17T10:45:11Z">
              <w:rPr>
                <w:rFonts w:hint="default" w:ascii="Open Sans Light" w:hAnsi="Open Sans Light" w:cs="Open Sans Light"/>
                <w:color w:val="000000"/>
                <w:u w:val="none"/>
                <w:lang w:val="en-US"/>
              </w:rPr>
            </w:rPrChange>
          </w:rPr>
          <w:t xml:space="preserve">roid </w:t>
        </w:r>
      </w:ins>
      <w:ins w:id="134" w:author="Master" w:date="2021-03-17T10:41:46Z">
        <w:r>
          <w:rPr>
            <w:rFonts w:hint="default" w:ascii="Open Sans Light" w:hAnsi="Open Sans Light" w:cs="Open Sans Light"/>
            <w:color w:val="181717" w:themeColor="background2" w:themeShade="19"/>
            <w:u w:val="none"/>
            <w:lang w:val="en-US"/>
            <w:rPrChange w:id="135" w:author="Master" w:date="2021-03-17T10:45:11Z">
              <w:rPr>
                <w:rFonts w:hint="default" w:ascii="Open Sans Light" w:hAnsi="Open Sans Light" w:cs="Open Sans Light"/>
                <w:color w:val="000000"/>
                <w:u w:val="none"/>
                <w:lang w:val="en-US"/>
              </w:rPr>
            </w:rPrChange>
          </w:rPr>
          <w:t>studio</w:t>
        </w:r>
      </w:ins>
      <w:ins w:id="137" w:author="Master" w:date="2021-03-17T10:41:47Z">
        <w:r>
          <w:rPr>
            <w:rFonts w:hint="default" w:ascii="Open Sans Light" w:hAnsi="Open Sans Light" w:cs="Open Sans Light"/>
            <w:color w:val="181717" w:themeColor="background2" w:themeShade="19"/>
            <w:u w:val="none"/>
            <w:lang w:val="en-US"/>
            <w:rPrChange w:id="138" w:author="Master" w:date="2021-03-17T10:45:11Z">
              <w:rPr>
                <w:rFonts w:hint="default" w:ascii="Open Sans Light" w:hAnsi="Open Sans Light" w:cs="Open Sans Light"/>
                <w:color w:val="000000"/>
                <w:u w:val="none"/>
                <w:lang w:val="en-US"/>
              </w:rPr>
            </w:rPrChange>
          </w:rPr>
          <w:t>.</w:t>
        </w:r>
      </w:ins>
      <w:ins w:id="140" w:author="Master" w:date="2021-03-17T10:41:48Z">
        <w:r>
          <w:rPr>
            <w:rFonts w:hint="default" w:ascii="Open Sans Light" w:hAnsi="Open Sans Light" w:cs="Open Sans Light"/>
            <w:color w:val="181717" w:themeColor="background2" w:themeShade="19"/>
            <w:u w:val="none"/>
            <w:lang w:val="en-US"/>
            <w:rPrChange w:id="141" w:author="Master" w:date="2021-03-17T10:45:11Z">
              <w:rPr>
                <w:rFonts w:hint="default" w:ascii="Open Sans Light" w:hAnsi="Open Sans Light" w:cs="Open Sans Light"/>
                <w:color w:val="000000"/>
                <w:u w:val="none"/>
                <w:lang w:val="en-US"/>
              </w:rPr>
            </w:rPrChange>
          </w:rPr>
          <w:t xml:space="preserve"> </w:t>
        </w:r>
      </w:ins>
    </w:p>
    <w:p>
      <w:pPr>
        <w:pStyle w:val="8"/>
        <w:numPr>
          <w:ilvl w:val="0"/>
          <w:numId w:val="4"/>
          <w:ins w:id="144" w:author="Master" w:date="2021-03-17T10:45:20Z"/>
        </w:numPr>
        <w:ind w:left="720" w:hanging="360"/>
        <w:rPr>
          <w:ins w:id="145" w:author="Master" w:date="2021-03-17T10:42:51Z"/>
          <w:rFonts w:hint="default" w:ascii="Open Sans Light" w:hAnsi="Open Sans Light" w:cs="Open Sans Light"/>
          <w:color w:val="181717" w:themeColor="background2" w:themeShade="19"/>
          <w:u w:val="none"/>
          <w:lang w:val="en-US"/>
          <w:rPrChange w:id="146" w:author="Master" w:date="2021-03-17T10:45:11Z">
            <w:rPr>
              <w:ins w:id="147" w:author="Master" w:date="2021-03-17T10:42:51Z"/>
              <w:rFonts w:hint="default" w:ascii="Open Sans Light" w:hAnsi="Open Sans Light" w:cs="Open Sans Light"/>
              <w:color w:val="000000"/>
              <w:u w:val="none"/>
              <w:lang w:val="en-US"/>
            </w:rPr>
          </w:rPrChange>
        </w:rPr>
        <w:pPrChange w:id="143" w:author="Master" w:date="2021-03-17T10:45:20Z">
          <w:pPr>
            <w:pStyle w:val="8"/>
          </w:pPr>
        </w:pPrChange>
      </w:pPr>
      <w:ins w:id="148" w:author="Master" w:date="2021-03-17T10:42:23Z">
        <w:r>
          <w:rPr>
            <w:rFonts w:hint="default" w:ascii="Open Sans Light" w:hAnsi="Open Sans Light" w:cs="Open Sans Light"/>
            <w:color w:val="181717" w:themeColor="background2" w:themeShade="19"/>
            <w:u w:val="none"/>
            <w:lang w:val="en-US"/>
            <w:rPrChange w:id="149" w:author="Master" w:date="2021-03-17T10:45:11Z">
              <w:rPr>
                <w:rFonts w:hint="default" w:ascii="Open Sans Light" w:hAnsi="Open Sans Light" w:cs="Open Sans Light"/>
                <w:color w:val="000000"/>
                <w:u w:val="none"/>
                <w:lang w:val="en-US"/>
              </w:rPr>
            </w:rPrChange>
          </w:rPr>
          <w:t xml:space="preserve">Learn </w:t>
        </w:r>
      </w:ins>
      <w:ins w:id="151" w:author="Master" w:date="2021-03-17T10:42:26Z">
        <w:r>
          <w:rPr>
            <w:rFonts w:hint="default" w:ascii="Open Sans Light" w:hAnsi="Open Sans Light" w:cs="Open Sans Light"/>
            <w:color w:val="181717" w:themeColor="background2" w:themeShade="19"/>
            <w:u w:val="none"/>
            <w:lang w:val="en-US"/>
            <w:rPrChange w:id="152" w:author="Master" w:date="2021-03-17T10:45:11Z">
              <w:rPr>
                <w:rFonts w:hint="default" w:ascii="Open Sans Light" w:hAnsi="Open Sans Light" w:cs="Open Sans Light"/>
                <w:color w:val="000000"/>
                <w:u w:val="none"/>
                <w:lang w:val="en-US"/>
              </w:rPr>
            </w:rPrChange>
          </w:rPr>
          <w:t>J</w:t>
        </w:r>
      </w:ins>
      <w:ins w:id="154" w:author="Master" w:date="2021-03-17T10:42:27Z">
        <w:r>
          <w:rPr>
            <w:rFonts w:hint="default" w:ascii="Open Sans Light" w:hAnsi="Open Sans Light" w:cs="Open Sans Light"/>
            <w:color w:val="181717" w:themeColor="background2" w:themeShade="19"/>
            <w:u w:val="none"/>
            <w:lang w:val="en-US"/>
            <w:rPrChange w:id="155" w:author="Master" w:date="2021-03-17T10:45:11Z">
              <w:rPr>
                <w:rFonts w:hint="default" w:ascii="Open Sans Light" w:hAnsi="Open Sans Light" w:cs="Open Sans Light"/>
                <w:color w:val="000000"/>
                <w:u w:val="none"/>
                <w:lang w:val="en-US"/>
              </w:rPr>
            </w:rPrChange>
          </w:rPr>
          <w:t>a</w:t>
        </w:r>
      </w:ins>
      <w:ins w:id="157" w:author="Master" w:date="2021-03-17T10:42:28Z">
        <w:r>
          <w:rPr>
            <w:rFonts w:hint="default" w:ascii="Open Sans Light" w:hAnsi="Open Sans Light" w:cs="Open Sans Light"/>
            <w:color w:val="181717" w:themeColor="background2" w:themeShade="19"/>
            <w:u w:val="none"/>
            <w:lang w:val="en-US"/>
            <w:rPrChange w:id="158" w:author="Master" w:date="2021-03-17T10:45:11Z">
              <w:rPr>
                <w:rFonts w:hint="default" w:ascii="Open Sans Light" w:hAnsi="Open Sans Light" w:cs="Open Sans Light"/>
                <w:color w:val="000000"/>
                <w:u w:val="none"/>
                <w:lang w:val="en-US"/>
              </w:rPr>
            </w:rPrChange>
          </w:rPr>
          <w:t xml:space="preserve">va </w:t>
        </w:r>
      </w:ins>
      <w:ins w:id="160" w:author="Master" w:date="2021-03-17T10:42:29Z">
        <w:r>
          <w:rPr>
            <w:rFonts w:hint="default" w:ascii="Open Sans Light" w:hAnsi="Open Sans Light" w:cs="Open Sans Light"/>
            <w:color w:val="181717" w:themeColor="background2" w:themeShade="19"/>
            <w:u w:val="none"/>
            <w:lang w:val="en-US"/>
            <w:rPrChange w:id="161" w:author="Master" w:date="2021-03-17T10:45:11Z">
              <w:rPr>
                <w:rFonts w:hint="default" w:ascii="Open Sans Light" w:hAnsi="Open Sans Light" w:cs="Open Sans Light"/>
                <w:color w:val="000000"/>
                <w:u w:val="none"/>
                <w:lang w:val="en-US"/>
              </w:rPr>
            </w:rPrChange>
          </w:rPr>
          <w:t>c</w:t>
        </w:r>
      </w:ins>
      <w:ins w:id="163" w:author="Master" w:date="2021-03-17T10:42:30Z">
        <w:r>
          <w:rPr>
            <w:rFonts w:hint="default" w:ascii="Open Sans Light" w:hAnsi="Open Sans Light" w:cs="Open Sans Light"/>
            <w:color w:val="181717" w:themeColor="background2" w:themeShade="19"/>
            <w:u w:val="none"/>
            <w:lang w:val="en-US"/>
            <w:rPrChange w:id="164" w:author="Master" w:date="2021-03-17T10:45:11Z">
              <w:rPr>
                <w:rFonts w:hint="default" w:ascii="Open Sans Light" w:hAnsi="Open Sans Light" w:cs="Open Sans Light"/>
                <w:color w:val="000000"/>
                <w:u w:val="none"/>
                <w:lang w:val="en-US"/>
              </w:rPr>
            </w:rPrChange>
          </w:rPr>
          <w:t xml:space="preserve">oding </w:t>
        </w:r>
      </w:ins>
      <w:ins w:id="166" w:author="Master" w:date="2021-03-17T10:42:44Z">
        <w:r>
          <w:rPr>
            <w:rFonts w:hint="default" w:ascii="Open Sans Light" w:hAnsi="Open Sans Light" w:cs="Open Sans Light"/>
            <w:color w:val="181717" w:themeColor="background2" w:themeShade="19"/>
            <w:u w:val="none"/>
            <w:lang w:val="en-US"/>
            <w:rPrChange w:id="167" w:author="Master" w:date="2021-03-17T10:45:11Z">
              <w:rPr>
                <w:rFonts w:hint="default" w:ascii="Open Sans Light" w:hAnsi="Open Sans Light" w:cs="Open Sans Light"/>
                <w:color w:val="000000"/>
                <w:u w:val="none"/>
                <w:lang w:val="en-US"/>
              </w:rPr>
            </w:rPrChange>
          </w:rPr>
          <w:t xml:space="preserve">in </w:t>
        </w:r>
      </w:ins>
      <w:ins w:id="169" w:author="Master" w:date="2021-03-17T10:42:45Z">
        <w:r>
          <w:rPr>
            <w:rFonts w:hint="default" w:ascii="Open Sans Light" w:hAnsi="Open Sans Light" w:cs="Open Sans Light"/>
            <w:color w:val="181717" w:themeColor="background2" w:themeShade="19"/>
            <w:u w:val="none"/>
            <w:lang w:val="en-US"/>
            <w:rPrChange w:id="170" w:author="Master" w:date="2021-03-17T10:45:11Z">
              <w:rPr>
                <w:rFonts w:hint="default" w:ascii="Open Sans Light" w:hAnsi="Open Sans Light" w:cs="Open Sans Light"/>
                <w:color w:val="000000"/>
                <w:u w:val="none"/>
                <w:lang w:val="en-US"/>
              </w:rPr>
            </w:rPrChange>
          </w:rPr>
          <w:t>a</w:t>
        </w:r>
      </w:ins>
      <w:ins w:id="172" w:author="Master" w:date="2021-03-17T10:42:46Z">
        <w:r>
          <w:rPr>
            <w:rFonts w:hint="default" w:ascii="Open Sans Light" w:hAnsi="Open Sans Light" w:cs="Open Sans Light"/>
            <w:color w:val="181717" w:themeColor="background2" w:themeShade="19"/>
            <w:u w:val="none"/>
            <w:lang w:val="en-US"/>
            <w:rPrChange w:id="173" w:author="Master" w:date="2021-03-17T10:45:11Z">
              <w:rPr>
                <w:rFonts w:hint="default" w:ascii="Open Sans Light" w:hAnsi="Open Sans Light" w:cs="Open Sans Light"/>
                <w:color w:val="000000"/>
                <w:u w:val="none"/>
                <w:lang w:val="en-US"/>
              </w:rPr>
            </w:rPrChange>
          </w:rPr>
          <w:t>ndroid</w:t>
        </w:r>
      </w:ins>
      <w:ins w:id="175" w:author="Master" w:date="2021-03-17T10:42:47Z">
        <w:r>
          <w:rPr>
            <w:rFonts w:hint="default" w:ascii="Open Sans Light" w:hAnsi="Open Sans Light" w:cs="Open Sans Light"/>
            <w:color w:val="181717" w:themeColor="background2" w:themeShade="19"/>
            <w:u w:val="none"/>
            <w:lang w:val="en-US"/>
            <w:rPrChange w:id="176" w:author="Master" w:date="2021-03-17T10:45:11Z">
              <w:rPr>
                <w:rFonts w:hint="default" w:ascii="Open Sans Light" w:hAnsi="Open Sans Light" w:cs="Open Sans Light"/>
                <w:color w:val="000000"/>
                <w:u w:val="none"/>
                <w:lang w:val="en-US"/>
              </w:rPr>
            </w:rPrChange>
          </w:rPr>
          <w:t xml:space="preserve"> st</w:t>
        </w:r>
      </w:ins>
      <w:ins w:id="178" w:author="Master" w:date="2021-03-17T10:42:49Z">
        <w:r>
          <w:rPr>
            <w:rFonts w:hint="default" w:ascii="Open Sans Light" w:hAnsi="Open Sans Light" w:cs="Open Sans Light"/>
            <w:color w:val="181717" w:themeColor="background2" w:themeShade="19"/>
            <w:u w:val="none"/>
            <w:lang w:val="en-US"/>
            <w:rPrChange w:id="179" w:author="Master" w:date="2021-03-17T10:45:11Z">
              <w:rPr>
                <w:rFonts w:hint="default" w:ascii="Open Sans Light" w:hAnsi="Open Sans Light" w:cs="Open Sans Light"/>
                <w:color w:val="000000"/>
                <w:u w:val="none"/>
                <w:lang w:val="en-US"/>
              </w:rPr>
            </w:rPrChange>
          </w:rPr>
          <w:t>udi</w:t>
        </w:r>
      </w:ins>
      <w:ins w:id="181" w:author="Master" w:date="2021-03-17T10:42:50Z">
        <w:r>
          <w:rPr>
            <w:rFonts w:hint="default" w:ascii="Open Sans Light" w:hAnsi="Open Sans Light" w:cs="Open Sans Light"/>
            <w:color w:val="181717" w:themeColor="background2" w:themeShade="19"/>
            <w:u w:val="none"/>
            <w:lang w:val="en-US"/>
            <w:rPrChange w:id="182" w:author="Master" w:date="2021-03-17T10:45:11Z">
              <w:rPr>
                <w:rFonts w:hint="default" w:ascii="Open Sans Light" w:hAnsi="Open Sans Light" w:cs="Open Sans Light"/>
                <w:color w:val="000000"/>
                <w:u w:val="none"/>
                <w:lang w:val="en-US"/>
              </w:rPr>
            </w:rPrChange>
          </w:rPr>
          <w:t>o</w:t>
        </w:r>
      </w:ins>
      <w:ins w:id="184" w:author="Master" w:date="2021-03-17T10:42:51Z">
        <w:r>
          <w:rPr>
            <w:rFonts w:hint="default" w:ascii="Open Sans Light" w:hAnsi="Open Sans Light" w:cs="Open Sans Light"/>
            <w:color w:val="181717" w:themeColor="background2" w:themeShade="19"/>
            <w:u w:val="none"/>
            <w:lang w:val="en-US"/>
            <w:rPrChange w:id="185" w:author="Master" w:date="2021-03-17T10:45:11Z">
              <w:rPr>
                <w:rFonts w:hint="default" w:ascii="Open Sans Light" w:hAnsi="Open Sans Light" w:cs="Open Sans Light"/>
                <w:color w:val="000000"/>
                <w:u w:val="none"/>
                <w:lang w:val="en-US"/>
              </w:rPr>
            </w:rPrChange>
          </w:rPr>
          <w:t>.</w:t>
        </w:r>
      </w:ins>
    </w:p>
    <w:p>
      <w:pPr>
        <w:pStyle w:val="8"/>
        <w:numPr>
          <w:ilvl w:val="0"/>
          <w:numId w:val="4"/>
          <w:ins w:id="188" w:author="Master" w:date="2021-03-17T10:45:20Z"/>
        </w:numPr>
        <w:ind w:left="720" w:hanging="360"/>
        <w:rPr>
          <w:ins w:id="189" w:author="Master" w:date="2021-03-17T10:44:00Z"/>
          <w:rFonts w:hint="default" w:ascii="Open Sans Light" w:hAnsi="Open Sans Light" w:cs="Open Sans Light"/>
          <w:color w:val="181717" w:themeColor="background2" w:themeShade="19"/>
          <w:u w:val="none"/>
          <w:lang w:val="en-US"/>
          <w:rPrChange w:id="190" w:author="Master" w:date="2021-03-17T10:45:11Z">
            <w:rPr>
              <w:ins w:id="191" w:author="Master" w:date="2021-03-17T10:44:00Z"/>
              <w:rFonts w:hint="default" w:ascii="Open Sans Light" w:hAnsi="Open Sans Light" w:cs="Open Sans Light"/>
              <w:color w:val="000000"/>
              <w:u w:val="none"/>
              <w:lang w:val="en-US"/>
            </w:rPr>
          </w:rPrChange>
        </w:rPr>
        <w:pPrChange w:id="187" w:author="Master" w:date="2021-03-17T10:45:20Z">
          <w:pPr>
            <w:pStyle w:val="8"/>
          </w:pPr>
        </w:pPrChange>
      </w:pPr>
      <w:ins w:id="192" w:author="Master" w:date="2021-03-17T10:43:10Z">
        <w:r>
          <w:rPr>
            <w:rFonts w:hint="default" w:ascii="Open Sans Light" w:hAnsi="Open Sans Light" w:cs="Open Sans Light"/>
            <w:color w:val="181717" w:themeColor="background2" w:themeShade="19"/>
            <w:u w:val="none"/>
            <w:lang w:val="en-US"/>
            <w:rPrChange w:id="193" w:author="Master" w:date="2021-03-17T10:45:11Z">
              <w:rPr>
                <w:rFonts w:hint="default" w:ascii="Open Sans Light" w:hAnsi="Open Sans Light" w:cs="Open Sans Light"/>
                <w:color w:val="000000"/>
                <w:u w:val="none"/>
                <w:lang w:val="en-US"/>
              </w:rPr>
            </w:rPrChange>
          </w:rPr>
          <w:t>Hav</w:t>
        </w:r>
      </w:ins>
      <w:ins w:id="195" w:author="Master" w:date="2021-03-17T10:43:11Z">
        <w:r>
          <w:rPr>
            <w:rFonts w:hint="default" w:ascii="Open Sans Light" w:hAnsi="Open Sans Light" w:cs="Open Sans Light"/>
            <w:color w:val="181717" w:themeColor="background2" w:themeShade="19"/>
            <w:u w:val="none"/>
            <w:lang w:val="en-US"/>
            <w:rPrChange w:id="196" w:author="Master" w:date="2021-03-17T10:45:11Z">
              <w:rPr>
                <w:rFonts w:hint="default" w:ascii="Open Sans Light" w:hAnsi="Open Sans Light" w:cs="Open Sans Light"/>
                <w:color w:val="000000"/>
                <w:u w:val="none"/>
                <w:lang w:val="en-US"/>
              </w:rPr>
            </w:rPrChange>
          </w:rPr>
          <w:t xml:space="preserve">e </w:t>
        </w:r>
      </w:ins>
      <w:ins w:id="198" w:author="Master" w:date="2021-03-17T10:43:12Z">
        <w:r>
          <w:rPr>
            <w:rFonts w:hint="default" w:ascii="Open Sans Light" w:hAnsi="Open Sans Light" w:cs="Open Sans Light"/>
            <w:color w:val="181717" w:themeColor="background2" w:themeShade="19"/>
            <w:u w:val="none"/>
            <w:lang w:val="en-US"/>
            <w:rPrChange w:id="199" w:author="Master" w:date="2021-03-17T10:45:11Z">
              <w:rPr>
                <w:rFonts w:hint="default" w:ascii="Open Sans Light" w:hAnsi="Open Sans Light" w:cs="Open Sans Light"/>
                <w:color w:val="000000"/>
                <w:u w:val="none"/>
                <w:lang w:val="en-US"/>
              </w:rPr>
            </w:rPrChange>
          </w:rPr>
          <w:t>A</w:t>
        </w:r>
      </w:ins>
      <w:ins w:id="201" w:author="Master" w:date="2021-03-17T10:43:13Z">
        <w:r>
          <w:rPr>
            <w:rFonts w:hint="default" w:ascii="Open Sans Light" w:hAnsi="Open Sans Light" w:cs="Open Sans Light"/>
            <w:color w:val="181717" w:themeColor="background2" w:themeShade="19"/>
            <w:u w:val="none"/>
            <w:lang w:val="en-US"/>
            <w:rPrChange w:id="202" w:author="Master" w:date="2021-03-17T10:45:11Z">
              <w:rPr>
                <w:rFonts w:hint="default" w:ascii="Open Sans Light" w:hAnsi="Open Sans Light" w:cs="Open Sans Light"/>
                <w:color w:val="000000"/>
                <w:u w:val="none"/>
                <w:lang w:val="en-US"/>
              </w:rPr>
            </w:rPrChange>
          </w:rPr>
          <w:t xml:space="preserve">I </w:t>
        </w:r>
      </w:ins>
      <w:ins w:id="204" w:author="Master" w:date="2021-03-17T10:43:48Z">
        <w:r>
          <w:rPr>
            <w:rFonts w:hint="default" w:ascii="Open Sans Light" w:hAnsi="Open Sans Light" w:cs="Open Sans Light"/>
            <w:color w:val="181717" w:themeColor="background2" w:themeShade="19"/>
            <w:u w:val="none"/>
            <w:lang w:val="en-US"/>
            <w:rPrChange w:id="205" w:author="Master" w:date="2021-03-17T10:45:11Z">
              <w:rPr>
                <w:rFonts w:hint="default" w:ascii="Open Sans Light" w:hAnsi="Open Sans Light" w:cs="Open Sans Light"/>
                <w:color w:val="000000"/>
                <w:u w:val="none"/>
                <w:lang w:val="en-US"/>
              </w:rPr>
            </w:rPrChange>
          </w:rPr>
          <w:t>b</w:t>
        </w:r>
      </w:ins>
      <w:ins w:id="207" w:author="Master" w:date="2021-03-17T10:43:49Z">
        <w:r>
          <w:rPr>
            <w:rFonts w:hint="default" w:ascii="Open Sans Light" w:hAnsi="Open Sans Light" w:cs="Open Sans Light"/>
            <w:color w:val="181717" w:themeColor="background2" w:themeShade="19"/>
            <w:u w:val="none"/>
            <w:lang w:val="en-US"/>
            <w:rPrChange w:id="208" w:author="Master" w:date="2021-03-17T10:45:11Z">
              <w:rPr>
                <w:rFonts w:hint="default" w:ascii="Open Sans Light" w:hAnsi="Open Sans Light" w:cs="Open Sans Light"/>
                <w:color w:val="000000"/>
                <w:u w:val="none"/>
                <w:lang w:val="en-US"/>
              </w:rPr>
            </w:rPrChange>
          </w:rPr>
          <w:t>eat</w:t>
        </w:r>
      </w:ins>
      <w:ins w:id="210" w:author="Master" w:date="2021-03-17T10:43:50Z">
        <w:r>
          <w:rPr>
            <w:rFonts w:hint="default" w:ascii="Open Sans Light" w:hAnsi="Open Sans Light" w:cs="Open Sans Light"/>
            <w:color w:val="181717" w:themeColor="background2" w:themeShade="19"/>
            <w:u w:val="none"/>
            <w:lang w:val="en-US"/>
            <w:rPrChange w:id="211" w:author="Master" w:date="2021-03-17T10:45:11Z">
              <w:rPr>
                <w:rFonts w:hint="default" w:ascii="Open Sans Light" w:hAnsi="Open Sans Light" w:cs="Open Sans Light"/>
                <w:color w:val="000000"/>
                <w:u w:val="none"/>
                <w:lang w:val="en-US"/>
              </w:rPr>
            </w:rPrChange>
          </w:rPr>
          <w:t xml:space="preserve"> </w:t>
        </w:r>
      </w:ins>
      <w:ins w:id="213" w:author="Master" w:date="2021-03-17T10:43:51Z">
        <w:r>
          <w:rPr>
            <w:rFonts w:hint="default" w:ascii="Open Sans Light" w:hAnsi="Open Sans Light" w:cs="Open Sans Light"/>
            <w:color w:val="181717" w:themeColor="background2" w:themeShade="19"/>
            <w:u w:val="none"/>
            <w:lang w:val="en-US"/>
            <w:rPrChange w:id="214" w:author="Master" w:date="2021-03-17T10:45:11Z">
              <w:rPr>
                <w:rFonts w:hint="default" w:ascii="Open Sans Light" w:hAnsi="Open Sans Light" w:cs="Open Sans Light"/>
                <w:color w:val="000000"/>
                <w:u w:val="none"/>
                <w:lang w:val="en-US"/>
              </w:rPr>
            </w:rPrChange>
          </w:rPr>
          <w:t>u</w:t>
        </w:r>
      </w:ins>
      <w:ins w:id="216" w:author="Master" w:date="2021-03-17T10:43:52Z">
        <w:r>
          <w:rPr>
            <w:rFonts w:hint="default" w:ascii="Open Sans Light" w:hAnsi="Open Sans Light" w:cs="Open Sans Light"/>
            <w:color w:val="181717" w:themeColor="background2" w:themeShade="19"/>
            <w:u w:val="none"/>
            <w:lang w:val="en-US"/>
            <w:rPrChange w:id="217" w:author="Master" w:date="2021-03-17T10:45:11Z">
              <w:rPr>
                <w:rFonts w:hint="default" w:ascii="Open Sans Light" w:hAnsi="Open Sans Light" w:cs="Open Sans Light"/>
                <w:color w:val="000000"/>
                <w:u w:val="none"/>
                <w:lang w:val="en-US"/>
              </w:rPr>
            </w:rPrChange>
          </w:rPr>
          <w:t>ser an</w:t>
        </w:r>
      </w:ins>
      <w:ins w:id="219" w:author="Master" w:date="2021-03-17T10:43:53Z">
        <w:r>
          <w:rPr>
            <w:rFonts w:hint="default" w:ascii="Open Sans Light" w:hAnsi="Open Sans Light" w:cs="Open Sans Light"/>
            <w:color w:val="181717" w:themeColor="background2" w:themeShade="19"/>
            <w:u w:val="none"/>
            <w:lang w:val="en-US"/>
            <w:rPrChange w:id="220" w:author="Master" w:date="2021-03-17T10:45:11Z">
              <w:rPr>
                <w:rFonts w:hint="default" w:ascii="Open Sans Light" w:hAnsi="Open Sans Light" w:cs="Open Sans Light"/>
                <w:color w:val="000000"/>
                <w:u w:val="none"/>
                <w:lang w:val="en-US"/>
              </w:rPr>
            </w:rPrChange>
          </w:rPr>
          <w:t xml:space="preserve">d </w:t>
        </w:r>
      </w:ins>
      <w:ins w:id="222" w:author="Master" w:date="2021-03-17T10:43:54Z">
        <w:r>
          <w:rPr>
            <w:rFonts w:hint="default" w:ascii="Open Sans Light" w:hAnsi="Open Sans Light" w:cs="Open Sans Light"/>
            <w:color w:val="181717" w:themeColor="background2" w:themeShade="19"/>
            <w:u w:val="none"/>
            <w:lang w:val="en-US"/>
            <w:rPrChange w:id="223" w:author="Master" w:date="2021-03-17T10:45:11Z">
              <w:rPr>
                <w:rFonts w:hint="default" w:ascii="Open Sans Light" w:hAnsi="Open Sans Light" w:cs="Open Sans Light"/>
                <w:color w:val="000000"/>
                <w:u w:val="none"/>
                <w:lang w:val="en-US"/>
              </w:rPr>
            </w:rPrChange>
          </w:rPr>
          <w:t>com</w:t>
        </w:r>
      </w:ins>
      <w:ins w:id="225" w:author="Master" w:date="2021-03-17T10:43:56Z">
        <w:r>
          <w:rPr>
            <w:rFonts w:hint="default" w:ascii="Open Sans Light" w:hAnsi="Open Sans Light" w:cs="Open Sans Light"/>
            <w:color w:val="181717" w:themeColor="background2" w:themeShade="19"/>
            <w:u w:val="none"/>
            <w:lang w:val="en-US"/>
            <w:rPrChange w:id="226" w:author="Master" w:date="2021-03-17T10:45:11Z">
              <w:rPr>
                <w:rFonts w:hint="default" w:ascii="Open Sans Light" w:hAnsi="Open Sans Light" w:cs="Open Sans Light"/>
                <w:color w:val="000000"/>
                <w:u w:val="none"/>
                <w:lang w:val="en-US"/>
              </w:rPr>
            </w:rPrChange>
          </w:rPr>
          <w:t>p</w:t>
        </w:r>
      </w:ins>
      <w:ins w:id="228" w:author="Master" w:date="2021-03-17T10:43:57Z">
        <w:r>
          <w:rPr>
            <w:rFonts w:hint="default" w:ascii="Open Sans Light" w:hAnsi="Open Sans Light" w:cs="Open Sans Light"/>
            <w:color w:val="181717" w:themeColor="background2" w:themeShade="19"/>
            <w:u w:val="none"/>
            <w:lang w:val="en-US"/>
            <w:rPrChange w:id="229" w:author="Master" w:date="2021-03-17T10:45:11Z">
              <w:rPr>
                <w:rFonts w:hint="default" w:ascii="Open Sans Light" w:hAnsi="Open Sans Light" w:cs="Open Sans Light"/>
                <w:color w:val="000000"/>
                <w:u w:val="none"/>
                <w:lang w:val="en-US"/>
              </w:rPr>
            </w:rPrChange>
          </w:rPr>
          <w:t>ete th</w:t>
        </w:r>
      </w:ins>
      <w:ins w:id="231" w:author="Master" w:date="2021-03-17T10:43:58Z">
        <w:r>
          <w:rPr>
            <w:rFonts w:hint="default" w:ascii="Open Sans Light" w:hAnsi="Open Sans Light" w:cs="Open Sans Light"/>
            <w:color w:val="181717" w:themeColor="background2" w:themeShade="19"/>
            <w:u w:val="none"/>
            <w:lang w:val="en-US"/>
            <w:rPrChange w:id="232" w:author="Master" w:date="2021-03-17T10:45:11Z">
              <w:rPr>
                <w:rFonts w:hint="default" w:ascii="Open Sans Light" w:hAnsi="Open Sans Light" w:cs="Open Sans Light"/>
                <w:color w:val="000000"/>
                <w:u w:val="none"/>
                <w:lang w:val="en-US"/>
              </w:rPr>
            </w:rPrChange>
          </w:rPr>
          <w:t>e ga</w:t>
        </w:r>
      </w:ins>
      <w:ins w:id="234" w:author="Master" w:date="2021-03-17T10:43:59Z">
        <w:r>
          <w:rPr>
            <w:rFonts w:hint="default" w:ascii="Open Sans Light" w:hAnsi="Open Sans Light" w:cs="Open Sans Light"/>
            <w:color w:val="181717" w:themeColor="background2" w:themeShade="19"/>
            <w:u w:val="none"/>
            <w:lang w:val="en-US"/>
            <w:rPrChange w:id="235" w:author="Master" w:date="2021-03-17T10:45:11Z">
              <w:rPr>
                <w:rFonts w:hint="default" w:ascii="Open Sans Light" w:hAnsi="Open Sans Light" w:cs="Open Sans Light"/>
                <w:color w:val="000000"/>
                <w:u w:val="none"/>
                <w:lang w:val="en-US"/>
              </w:rPr>
            </w:rPrChange>
          </w:rPr>
          <w:t>me.</w:t>
        </w:r>
      </w:ins>
      <w:bookmarkStart w:id="7" w:name="_GoBack"/>
      <w:bookmarkEnd w:id="7"/>
    </w:p>
    <w:p>
      <w:pPr>
        <w:pStyle w:val="8"/>
        <w:numPr>
          <w:ilvl w:val="0"/>
          <w:numId w:val="4"/>
          <w:ins w:id="238" w:author="Master" w:date="2021-03-17T10:45:20Z"/>
        </w:numPr>
        <w:ind w:left="720" w:hanging="360"/>
        <w:rPr>
          <w:ins w:id="239" w:author="Master" w:date="2021-03-17T10:04:38Z"/>
          <w:rFonts w:hint="default" w:ascii="Open Sans Light" w:hAnsi="Open Sans Light" w:cs="Open Sans Light"/>
          <w:color w:val="181717" w:themeColor="background2" w:themeShade="19"/>
          <w:u w:val="none"/>
          <w:lang w:val="en-US"/>
          <w:rPrChange w:id="240" w:author="Master" w:date="2021-03-17T10:45:11Z">
            <w:rPr>
              <w:ins w:id="241" w:author="Master" w:date="2021-03-17T10:04:38Z"/>
              <w:rFonts w:hint="default" w:ascii="Open Sans Light" w:hAnsi="Open Sans Light" w:cs="Open Sans Light"/>
              <w:color w:val="000000"/>
              <w:lang w:val="en-US"/>
            </w:rPr>
          </w:rPrChange>
        </w:rPr>
        <w:pPrChange w:id="237" w:author="Master" w:date="2021-03-17T10:45:20Z">
          <w:pPr>
            <w:pStyle w:val="8"/>
          </w:pPr>
        </w:pPrChange>
      </w:pPr>
      <w:ins w:id="242" w:author="Master" w:date="2021-03-17T10:44:24Z">
        <w:r>
          <w:rPr>
            <w:rFonts w:hint="default" w:ascii="Open Sans Light" w:hAnsi="Open Sans Light" w:cs="Open Sans Light"/>
            <w:color w:val="181717" w:themeColor="background2" w:themeShade="19"/>
            <w:u w:val="none"/>
            <w:lang w:val="en-US"/>
            <w:rPrChange w:id="243" w:author="Master" w:date="2021-03-17T10:45:11Z">
              <w:rPr>
                <w:rFonts w:hint="default" w:ascii="Open Sans Light" w:hAnsi="Open Sans Light" w:cs="Open Sans Light"/>
                <w:color w:val="000000"/>
                <w:u w:val="none"/>
                <w:lang w:val="en-US"/>
              </w:rPr>
            </w:rPrChange>
          </w:rPr>
          <w:t>Build</w:t>
        </w:r>
      </w:ins>
      <w:ins w:id="245" w:author="Master" w:date="2021-03-17T10:44:25Z">
        <w:r>
          <w:rPr>
            <w:rFonts w:hint="default" w:ascii="Open Sans Light" w:hAnsi="Open Sans Light" w:cs="Open Sans Light"/>
            <w:color w:val="181717" w:themeColor="background2" w:themeShade="19"/>
            <w:u w:val="none"/>
            <w:lang w:val="en-US"/>
            <w:rPrChange w:id="246" w:author="Master" w:date="2021-03-17T10:45:11Z">
              <w:rPr>
                <w:rFonts w:hint="default" w:ascii="Open Sans Light" w:hAnsi="Open Sans Light" w:cs="Open Sans Light"/>
                <w:color w:val="000000"/>
                <w:u w:val="none"/>
                <w:lang w:val="en-US"/>
              </w:rPr>
            </w:rPrChange>
          </w:rPr>
          <w:t xml:space="preserve"> a </w:t>
        </w:r>
      </w:ins>
      <w:ins w:id="248" w:author="Master" w:date="2021-03-17T10:44:27Z">
        <w:r>
          <w:rPr>
            <w:rFonts w:hint="default" w:ascii="Open Sans Light" w:hAnsi="Open Sans Light" w:cs="Open Sans Light"/>
            <w:color w:val="181717" w:themeColor="background2" w:themeShade="19"/>
            <w:u w:val="none"/>
            <w:lang w:val="en-US"/>
            <w:rPrChange w:id="249" w:author="Master" w:date="2021-03-17T10:45:11Z">
              <w:rPr>
                <w:rFonts w:hint="default" w:ascii="Open Sans Light" w:hAnsi="Open Sans Light" w:cs="Open Sans Light"/>
                <w:color w:val="000000"/>
                <w:u w:val="none"/>
                <w:lang w:val="en-US"/>
              </w:rPr>
            </w:rPrChange>
          </w:rPr>
          <w:t>mu</w:t>
        </w:r>
      </w:ins>
      <w:ins w:id="251" w:author="Master" w:date="2021-03-17T10:44:28Z">
        <w:r>
          <w:rPr>
            <w:rFonts w:hint="default" w:ascii="Open Sans Light" w:hAnsi="Open Sans Light" w:cs="Open Sans Light"/>
            <w:color w:val="181717" w:themeColor="background2" w:themeShade="19"/>
            <w:u w:val="none"/>
            <w:lang w:val="en-US"/>
            <w:rPrChange w:id="252" w:author="Master" w:date="2021-03-17T10:45:11Z">
              <w:rPr>
                <w:rFonts w:hint="default" w:ascii="Open Sans Light" w:hAnsi="Open Sans Light" w:cs="Open Sans Light"/>
                <w:color w:val="000000"/>
                <w:u w:val="none"/>
                <w:lang w:val="en-US"/>
              </w:rPr>
            </w:rPrChange>
          </w:rPr>
          <w:t>litp</w:t>
        </w:r>
      </w:ins>
      <w:ins w:id="254" w:author="Master" w:date="2021-03-17T10:44:29Z">
        <w:r>
          <w:rPr>
            <w:rFonts w:hint="default" w:ascii="Open Sans Light" w:hAnsi="Open Sans Light" w:cs="Open Sans Light"/>
            <w:color w:val="181717" w:themeColor="background2" w:themeShade="19"/>
            <w:u w:val="none"/>
            <w:lang w:val="en-US"/>
            <w:rPrChange w:id="255" w:author="Master" w:date="2021-03-17T10:45:11Z">
              <w:rPr>
                <w:rFonts w:hint="default" w:ascii="Open Sans Light" w:hAnsi="Open Sans Light" w:cs="Open Sans Light"/>
                <w:color w:val="000000"/>
                <w:u w:val="none"/>
                <w:lang w:val="en-US"/>
              </w:rPr>
            </w:rPrChange>
          </w:rPr>
          <w:t>la</w:t>
        </w:r>
      </w:ins>
      <w:ins w:id="257" w:author="Master" w:date="2021-03-17T10:44:30Z">
        <w:r>
          <w:rPr>
            <w:rFonts w:hint="default" w:ascii="Open Sans Light" w:hAnsi="Open Sans Light" w:cs="Open Sans Light"/>
            <w:color w:val="181717" w:themeColor="background2" w:themeShade="19"/>
            <w:u w:val="none"/>
            <w:lang w:val="en-US"/>
            <w:rPrChange w:id="258" w:author="Master" w:date="2021-03-17T10:45:11Z">
              <w:rPr>
                <w:rFonts w:hint="default" w:ascii="Open Sans Light" w:hAnsi="Open Sans Light" w:cs="Open Sans Light"/>
                <w:color w:val="000000"/>
                <w:u w:val="none"/>
                <w:lang w:val="en-US"/>
              </w:rPr>
            </w:rPrChange>
          </w:rPr>
          <w:t>yer</w:t>
        </w:r>
      </w:ins>
      <w:ins w:id="260" w:author="Master" w:date="2021-03-17T10:44:31Z">
        <w:r>
          <w:rPr>
            <w:rFonts w:hint="default" w:ascii="Open Sans Light" w:hAnsi="Open Sans Light" w:cs="Open Sans Light"/>
            <w:color w:val="181717" w:themeColor="background2" w:themeShade="19"/>
            <w:u w:val="none"/>
            <w:lang w:val="en-US"/>
            <w:rPrChange w:id="261" w:author="Master" w:date="2021-03-17T10:45:11Z">
              <w:rPr>
                <w:rFonts w:hint="default" w:ascii="Open Sans Light" w:hAnsi="Open Sans Light" w:cs="Open Sans Light"/>
                <w:color w:val="000000"/>
                <w:u w:val="none"/>
                <w:lang w:val="en-US"/>
              </w:rPr>
            </w:rPrChange>
          </w:rPr>
          <w:t xml:space="preserve"> </w:t>
        </w:r>
      </w:ins>
      <w:ins w:id="263" w:author="Master" w:date="2021-03-17T10:44:34Z">
        <w:r>
          <w:rPr>
            <w:rFonts w:hint="default" w:ascii="Open Sans Light" w:hAnsi="Open Sans Light" w:cs="Open Sans Light"/>
            <w:color w:val="181717" w:themeColor="background2" w:themeShade="19"/>
            <w:u w:val="none"/>
            <w:lang w:val="en-US"/>
            <w:rPrChange w:id="264" w:author="Master" w:date="2021-03-17T10:45:11Z">
              <w:rPr>
                <w:rFonts w:hint="default" w:ascii="Open Sans Light" w:hAnsi="Open Sans Light" w:cs="Open Sans Light"/>
                <w:color w:val="000000"/>
                <w:u w:val="none"/>
                <w:lang w:val="en-US"/>
              </w:rPr>
            </w:rPrChange>
          </w:rPr>
          <w:t>game wh</w:t>
        </w:r>
      </w:ins>
      <w:ins w:id="266" w:author="Master" w:date="2021-03-17T10:44:35Z">
        <w:r>
          <w:rPr>
            <w:rFonts w:hint="default" w:ascii="Open Sans Light" w:hAnsi="Open Sans Light" w:cs="Open Sans Light"/>
            <w:color w:val="181717" w:themeColor="background2" w:themeShade="19"/>
            <w:u w:val="none"/>
            <w:lang w:val="en-US"/>
            <w:rPrChange w:id="267" w:author="Master" w:date="2021-03-17T10:45:11Z">
              <w:rPr>
                <w:rFonts w:hint="default" w:ascii="Open Sans Light" w:hAnsi="Open Sans Light" w:cs="Open Sans Light"/>
                <w:color w:val="000000"/>
                <w:u w:val="none"/>
                <w:lang w:val="en-US"/>
              </w:rPr>
            </w:rPrChange>
          </w:rPr>
          <w:t xml:space="preserve">ere </w:t>
        </w:r>
      </w:ins>
      <w:ins w:id="269" w:author="Master" w:date="2021-03-17T10:44:36Z">
        <w:r>
          <w:rPr>
            <w:rFonts w:hint="default" w:ascii="Open Sans Light" w:hAnsi="Open Sans Light" w:cs="Open Sans Light"/>
            <w:color w:val="181717" w:themeColor="background2" w:themeShade="19"/>
            <w:u w:val="none"/>
            <w:lang w:val="en-US"/>
            <w:rPrChange w:id="270" w:author="Master" w:date="2021-03-17T10:45:11Z">
              <w:rPr>
                <w:rFonts w:hint="default" w:ascii="Open Sans Light" w:hAnsi="Open Sans Light" w:cs="Open Sans Light"/>
                <w:color w:val="000000"/>
                <w:u w:val="none"/>
                <w:lang w:val="en-US"/>
              </w:rPr>
            </w:rPrChange>
          </w:rPr>
          <w:t>play</w:t>
        </w:r>
      </w:ins>
      <w:ins w:id="272" w:author="Master" w:date="2021-03-17T10:44:37Z">
        <w:r>
          <w:rPr>
            <w:rFonts w:hint="default" w:ascii="Open Sans Light" w:hAnsi="Open Sans Light" w:cs="Open Sans Light"/>
            <w:color w:val="181717" w:themeColor="background2" w:themeShade="19"/>
            <w:u w:val="none"/>
            <w:lang w:val="en-US"/>
            <w:rPrChange w:id="273" w:author="Master" w:date="2021-03-17T10:45:11Z">
              <w:rPr>
                <w:rFonts w:hint="default" w:ascii="Open Sans Light" w:hAnsi="Open Sans Light" w:cs="Open Sans Light"/>
                <w:color w:val="000000"/>
                <w:u w:val="none"/>
                <w:lang w:val="en-US"/>
              </w:rPr>
            </w:rPrChange>
          </w:rPr>
          <w:t>er</w:t>
        </w:r>
      </w:ins>
      <w:ins w:id="275" w:author="Master" w:date="2021-03-17T10:44:40Z">
        <w:r>
          <w:rPr>
            <w:rFonts w:hint="default" w:ascii="Open Sans Light" w:hAnsi="Open Sans Light" w:cs="Open Sans Light"/>
            <w:color w:val="181717" w:themeColor="background2" w:themeShade="19"/>
            <w:u w:val="none"/>
            <w:lang w:val="en-US"/>
            <w:rPrChange w:id="276" w:author="Master" w:date="2021-03-17T10:45:11Z">
              <w:rPr>
                <w:rFonts w:hint="default" w:ascii="Open Sans Light" w:hAnsi="Open Sans Light" w:cs="Open Sans Light"/>
                <w:color w:val="000000"/>
                <w:u w:val="none"/>
                <w:lang w:val="en-US"/>
              </w:rPr>
            </w:rPrChange>
          </w:rPr>
          <w:t xml:space="preserve">s </w:t>
        </w:r>
      </w:ins>
      <w:ins w:id="278" w:author="Master" w:date="2021-03-17T10:44:41Z">
        <w:r>
          <w:rPr>
            <w:rFonts w:hint="default" w:ascii="Open Sans Light" w:hAnsi="Open Sans Light" w:cs="Open Sans Light"/>
            <w:color w:val="181717" w:themeColor="background2" w:themeShade="19"/>
            <w:u w:val="none"/>
            <w:lang w:val="en-US"/>
            <w:rPrChange w:id="279" w:author="Master" w:date="2021-03-17T10:45:11Z">
              <w:rPr>
                <w:rFonts w:hint="default" w:ascii="Open Sans Light" w:hAnsi="Open Sans Light" w:cs="Open Sans Light"/>
                <w:color w:val="000000"/>
                <w:u w:val="none"/>
                <w:lang w:val="en-US"/>
              </w:rPr>
            </w:rPrChange>
          </w:rPr>
          <w:t>will</w:t>
        </w:r>
      </w:ins>
      <w:ins w:id="281" w:author="Master" w:date="2021-03-17T10:44:42Z">
        <w:r>
          <w:rPr>
            <w:rFonts w:hint="default" w:ascii="Open Sans Light" w:hAnsi="Open Sans Light" w:cs="Open Sans Light"/>
            <w:color w:val="181717" w:themeColor="background2" w:themeShade="19"/>
            <w:u w:val="none"/>
            <w:lang w:val="en-US"/>
            <w:rPrChange w:id="282" w:author="Master" w:date="2021-03-17T10:45:11Z">
              <w:rPr>
                <w:rFonts w:hint="default" w:ascii="Open Sans Light" w:hAnsi="Open Sans Light" w:cs="Open Sans Light"/>
                <w:color w:val="000000"/>
                <w:u w:val="none"/>
                <w:lang w:val="en-US"/>
              </w:rPr>
            </w:rPrChange>
          </w:rPr>
          <w:t xml:space="preserve"> g</w:t>
        </w:r>
      </w:ins>
      <w:ins w:id="284" w:author="Master" w:date="2021-03-17T10:44:43Z">
        <w:r>
          <w:rPr>
            <w:rFonts w:hint="default" w:ascii="Open Sans Light" w:hAnsi="Open Sans Light" w:cs="Open Sans Light"/>
            <w:color w:val="181717" w:themeColor="background2" w:themeShade="19"/>
            <w:u w:val="none"/>
            <w:lang w:val="en-US"/>
            <w:rPrChange w:id="285" w:author="Master" w:date="2021-03-17T10:45:11Z">
              <w:rPr>
                <w:rFonts w:hint="default" w:ascii="Open Sans Light" w:hAnsi="Open Sans Light" w:cs="Open Sans Light"/>
                <w:color w:val="000000"/>
                <w:u w:val="none"/>
                <w:lang w:val="en-US"/>
              </w:rPr>
            </w:rPrChange>
          </w:rPr>
          <w:t>o a</w:t>
        </w:r>
      </w:ins>
      <w:ins w:id="287" w:author="Master" w:date="2021-03-17T10:44:44Z">
        <w:r>
          <w:rPr>
            <w:rFonts w:hint="default" w:ascii="Open Sans Light" w:hAnsi="Open Sans Light" w:cs="Open Sans Light"/>
            <w:color w:val="181717" w:themeColor="background2" w:themeShade="19"/>
            <w:u w:val="none"/>
            <w:lang w:val="en-US"/>
            <w:rPrChange w:id="288" w:author="Master" w:date="2021-03-17T10:45:11Z">
              <w:rPr>
                <w:rFonts w:hint="default" w:ascii="Open Sans Light" w:hAnsi="Open Sans Light" w:cs="Open Sans Light"/>
                <w:color w:val="000000"/>
                <w:u w:val="none"/>
                <w:lang w:val="en-US"/>
              </w:rPr>
            </w:rPrChange>
          </w:rPr>
          <w:t>gainst</w:t>
        </w:r>
      </w:ins>
      <w:ins w:id="290" w:author="Master" w:date="2021-03-17T10:44:45Z">
        <w:r>
          <w:rPr>
            <w:rFonts w:hint="default" w:ascii="Open Sans Light" w:hAnsi="Open Sans Light" w:cs="Open Sans Light"/>
            <w:color w:val="181717" w:themeColor="background2" w:themeShade="19"/>
            <w:u w:val="none"/>
            <w:lang w:val="en-US"/>
            <w:rPrChange w:id="291" w:author="Master" w:date="2021-03-17T10:45:11Z">
              <w:rPr>
                <w:rFonts w:hint="default" w:ascii="Open Sans Light" w:hAnsi="Open Sans Light" w:cs="Open Sans Light"/>
                <w:color w:val="000000"/>
                <w:u w:val="none"/>
                <w:lang w:val="en-US"/>
              </w:rPr>
            </w:rPrChange>
          </w:rPr>
          <w:t xml:space="preserve"> </w:t>
        </w:r>
      </w:ins>
      <w:ins w:id="293" w:author="Master" w:date="2021-03-17T10:44:46Z">
        <w:r>
          <w:rPr>
            <w:rFonts w:hint="default" w:ascii="Open Sans Light" w:hAnsi="Open Sans Light" w:cs="Open Sans Light"/>
            <w:color w:val="181717" w:themeColor="background2" w:themeShade="19"/>
            <w:u w:val="none"/>
            <w:lang w:val="en-US"/>
            <w:rPrChange w:id="294" w:author="Master" w:date="2021-03-17T10:45:11Z">
              <w:rPr>
                <w:rFonts w:hint="default" w:ascii="Open Sans Light" w:hAnsi="Open Sans Light" w:cs="Open Sans Light"/>
                <w:color w:val="000000"/>
                <w:u w:val="none"/>
                <w:lang w:val="en-US"/>
              </w:rPr>
            </w:rPrChange>
          </w:rPr>
          <w:t>ea</w:t>
        </w:r>
      </w:ins>
      <w:ins w:id="296" w:author="Master" w:date="2021-03-17T10:44:47Z">
        <w:r>
          <w:rPr>
            <w:rFonts w:hint="default" w:ascii="Open Sans Light" w:hAnsi="Open Sans Light" w:cs="Open Sans Light"/>
            <w:color w:val="181717" w:themeColor="background2" w:themeShade="19"/>
            <w:u w:val="none"/>
            <w:lang w:val="en-US"/>
            <w:rPrChange w:id="297" w:author="Master" w:date="2021-03-17T10:45:11Z">
              <w:rPr>
                <w:rFonts w:hint="default" w:ascii="Open Sans Light" w:hAnsi="Open Sans Light" w:cs="Open Sans Light"/>
                <w:color w:val="000000"/>
                <w:u w:val="none"/>
                <w:lang w:val="en-US"/>
              </w:rPr>
            </w:rPrChange>
          </w:rPr>
          <w:t>ch ot</w:t>
        </w:r>
      </w:ins>
      <w:ins w:id="299" w:author="Master" w:date="2021-03-17T10:44:48Z">
        <w:r>
          <w:rPr>
            <w:rFonts w:hint="default" w:ascii="Open Sans Light" w:hAnsi="Open Sans Light" w:cs="Open Sans Light"/>
            <w:color w:val="181717" w:themeColor="background2" w:themeShade="19"/>
            <w:u w:val="none"/>
            <w:lang w:val="en-US"/>
            <w:rPrChange w:id="300" w:author="Master" w:date="2021-03-17T10:45:11Z">
              <w:rPr>
                <w:rFonts w:hint="default" w:ascii="Open Sans Light" w:hAnsi="Open Sans Light" w:cs="Open Sans Light"/>
                <w:color w:val="000000"/>
                <w:u w:val="none"/>
                <w:lang w:val="en-US"/>
              </w:rPr>
            </w:rPrChange>
          </w:rPr>
          <w:t>her.</w:t>
        </w:r>
      </w:ins>
    </w:p>
    <w:p>
      <w:pPr>
        <w:pStyle w:val="8"/>
        <w:rPr>
          <w:ins w:id="302" w:author="Carrie Carruthers" w:date="2021-03-15T10:34:00Z"/>
          <w:rFonts w:ascii="Open Sans Light" w:hAnsi="Open Sans Light" w:cs="Open Sans Light"/>
          <w:color w:val="000000"/>
        </w:rPr>
      </w:pPr>
    </w:p>
    <w:p>
      <w:pPr>
        <w:numPr>
          <w:ilvl w:val="0"/>
          <w:numId w:val="5"/>
        </w:numPr>
        <w:jc w:val="left"/>
        <w:rPr>
          <w:ins w:id="303" w:author="Carrie Carruthers" w:date="2021-03-15T10:34:00Z"/>
          <w:del w:id="304" w:author="Master" w:date="2021-03-17T09:51:51Z"/>
          <w:rFonts w:eastAsia="Times New Roman"/>
          <w:color w:val="EF6950"/>
        </w:rPr>
      </w:pPr>
      <w:ins w:id="305" w:author="Carrie Carruthers" w:date="2021-03-15T10:34:00Z">
        <w:del w:id="306" w:author="Master" w:date="2021-03-17T09:51:51Z">
          <w:r>
            <w:rPr>
              <w:rFonts w:ascii="Open Sans Light" w:hAnsi="Open Sans Light" w:eastAsia="Times New Roman" w:cs="Open Sans Light"/>
              <w:i/>
              <w:iCs/>
              <w:color w:val="EF6950"/>
            </w:rPr>
            <w:delText>Investigate existing stand-alone tic tac toe applications (e.g. look on Play Store, App Store,  )</w:delText>
          </w:r>
        </w:del>
      </w:ins>
    </w:p>
    <w:p>
      <w:pPr>
        <w:numPr>
          <w:ilvl w:val="0"/>
          <w:numId w:val="5"/>
        </w:numPr>
        <w:jc w:val="left"/>
        <w:rPr>
          <w:ins w:id="307" w:author="Carrie Carruthers" w:date="2021-03-15T10:34:00Z"/>
          <w:del w:id="308" w:author="Master" w:date="2021-03-17T09:51:51Z"/>
          <w:rFonts w:eastAsia="Times New Roman"/>
          <w:color w:val="EF6950"/>
        </w:rPr>
      </w:pPr>
      <w:ins w:id="309" w:author="Carrie Carruthers" w:date="2021-03-15T10:34:00Z">
        <w:del w:id="310" w:author="Master" w:date="2021-03-17T09:51:51Z">
          <w:r>
            <w:rPr>
              <w:rFonts w:ascii="Open Sans Light" w:hAnsi="Open Sans Light" w:eastAsia="Times New Roman" w:cs="Open Sans Light"/>
              <w:i/>
              <w:iCs/>
              <w:color w:val="EF6950"/>
            </w:rPr>
            <w:delText>Investigate existing online tic tac toe applications (e.g )</w:delText>
          </w:r>
        </w:del>
      </w:ins>
    </w:p>
    <w:p>
      <w:pPr>
        <w:numPr>
          <w:ilvl w:val="0"/>
          <w:numId w:val="5"/>
        </w:numPr>
        <w:jc w:val="left"/>
        <w:rPr>
          <w:ins w:id="311" w:author="Carrie Carruthers" w:date="2021-03-15T10:34:00Z"/>
          <w:del w:id="312" w:author="Master" w:date="2021-03-17T09:51:51Z"/>
          <w:rFonts w:eastAsia="Times New Roman"/>
          <w:color w:val="EF6950"/>
        </w:rPr>
      </w:pPr>
      <w:ins w:id="313" w:author="Carrie Carruthers" w:date="2021-03-15T10:34:00Z">
        <w:del w:id="314" w:author="Master" w:date="2021-03-17T09:51:51Z">
          <w:r>
            <w:rPr>
              <w:rFonts w:ascii="Open Sans Light" w:hAnsi="Open Sans Light" w:eastAsia="Times New Roman" w:cs="Open Sans Light"/>
              <w:i/>
              <w:iCs/>
              <w:color w:val="EF6950"/>
            </w:rPr>
            <w:delText>Evaluate ease of use for applications ? from those above.</w:delText>
          </w:r>
        </w:del>
      </w:ins>
    </w:p>
    <w:p>
      <w:pPr>
        <w:numPr>
          <w:ilvl w:val="0"/>
          <w:numId w:val="5"/>
        </w:numPr>
        <w:jc w:val="left"/>
        <w:rPr>
          <w:ins w:id="315" w:author="Carrie Carruthers" w:date="2021-03-15T10:34:00Z"/>
          <w:del w:id="316" w:author="Master" w:date="2021-03-17T09:51:51Z"/>
          <w:rFonts w:eastAsia="Times New Roman"/>
          <w:color w:val="EF6950"/>
        </w:rPr>
      </w:pPr>
      <w:ins w:id="317" w:author="Carrie Carruthers" w:date="2021-03-15T10:34:00Z">
        <w:del w:id="318" w:author="Master" w:date="2021-03-17T09:51:51Z">
          <w:r>
            <w:rPr>
              <w:rFonts w:ascii="Open Sans Light" w:hAnsi="Open Sans Light" w:eastAsia="Times New Roman" w:cs="Open Sans Light"/>
              <w:i/>
              <w:iCs/>
              <w:color w:val="EF6950"/>
            </w:rPr>
            <w:delText>Discuss the functional requirements for the prototype ?</w:delText>
          </w:r>
        </w:del>
      </w:ins>
    </w:p>
    <w:p>
      <w:pPr>
        <w:numPr>
          <w:ilvl w:val="0"/>
          <w:numId w:val="5"/>
        </w:numPr>
        <w:jc w:val="left"/>
        <w:rPr>
          <w:ins w:id="319" w:author="Carrie Carruthers" w:date="2021-03-15T10:34:00Z"/>
          <w:del w:id="320" w:author="Master" w:date="2021-03-17T09:51:51Z"/>
          <w:rFonts w:eastAsia="Times New Roman"/>
          <w:color w:val="EF6950"/>
        </w:rPr>
      </w:pPr>
      <w:ins w:id="321" w:author="Carrie Carruthers" w:date="2021-03-15T10:34:00Z">
        <w:del w:id="322" w:author="Master" w:date="2021-03-17T09:51:51Z">
          <w:r>
            <w:rPr>
              <w:rFonts w:ascii="Open Sans Light" w:hAnsi="Open Sans Light" w:eastAsia="Times New Roman" w:cs="Open Sans Light"/>
              <w:i/>
              <w:iCs/>
              <w:color w:val="EF6950"/>
            </w:rPr>
            <w:delText>Discuss the ? technology requirements to meet the functional requirements (e.g. save to local HDD, upload via ftp, text to html conversion, interactivity (moving icons around), data collection (error detection)).</w:delText>
          </w:r>
        </w:del>
      </w:ins>
    </w:p>
    <w:p>
      <w:pPr>
        <w:numPr>
          <w:ilvl w:val="0"/>
          <w:numId w:val="5"/>
        </w:numPr>
        <w:jc w:val="left"/>
        <w:rPr>
          <w:ins w:id="323" w:author="Carrie Carruthers" w:date="2021-03-15T10:34:00Z"/>
          <w:del w:id="324" w:author="Master" w:date="2021-03-17T09:51:51Z"/>
          <w:rFonts w:eastAsia="Times New Roman"/>
          <w:color w:val="EF6950"/>
        </w:rPr>
      </w:pPr>
      <w:ins w:id="325" w:author="Carrie Carruthers" w:date="2021-03-15T10:34:00Z">
        <w:del w:id="326" w:author="Master" w:date="2021-03-17T09:51:51Z">
          <w:r>
            <w:rPr>
              <w:rFonts w:ascii="Open Sans Light" w:hAnsi="Open Sans Light" w:eastAsia="Times New Roman" w:cs="Open Sans Light"/>
              <w:i/>
              <w:iCs/>
              <w:color w:val="EF6950"/>
            </w:rPr>
            <w:delText>Design the prototype ?</w:delText>
          </w:r>
        </w:del>
      </w:ins>
    </w:p>
    <w:p>
      <w:pPr>
        <w:numPr>
          <w:ilvl w:val="0"/>
          <w:numId w:val="5"/>
        </w:numPr>
        <w:jc w:val="left"/>
        <w:rPr>
          <w:ins w:id="327" w:author="Carrie Carruthers" w:date="2021-03-15T10:34:00Z"/>
          <w:del w:id="328" w:author="Master" w:date="2021-03-17T09:51:51Z"/>
          <w:rFonts w:eastAsia="Times New Roman"/>
          <w:color w:val="EF6950"/>
        </w:rPr>
      </w:pPr>
      <w:ins w:id="329" w:author="Carrie Carruthers" w:date="2021-03-15T10:34:00Z">
        <w:del w:id="330" w:author="Master" w:date="2021-03-17T09:51:51Z">
          <w:r>
            <w:rPr>
              <w:rFonts w:ascii="Open Sans Light" w:hAnsi="Open Sans Light" w:eastAsia="Times New Roman" w:cs="Open Sans Light"/>
              <w:i/>
              <w:iCs/>
              <w:color w:val="EF6950"/>
            </w:rPr>
            <w:delText>Implement the prototype ?</w:delText>
          </w:r>
        </w:del>
      </w:ins>
    </w:p>
    <w:p>
      <w:pPr>
        <w:numPr>
          <w:ilvl w:val="0"/>
          <w:numId w:val="5"/>
        </w:numPr>
        <w:jc w:val="left"/>
        <w:rPr>
          <w:ins w:id="331" w:author="Carrie Carruthers" w:date="2021-03-15T10:34:00Z"/>
          <w:del w:id="332" w:author="Master" w:date="2021-03-17T09:51:51Z"/>
          <w:rFonts w:eastAsia="Times New Roman"/>
          <w:color w:val="EF6950"/>
        </w:rPr>
      </w:pPr>
      <w:ins w:id="333" w:author="Carrie Carruthers" w:date="2021-03-15T10:34:00Z">
        <w:del w:id="334" w:author="Master" w:date="2021-03-17T09:51:51Z">
          <w:r>
            <w:rPr>
              <w:rFonts w:ascii="Open Sans Light" w:hAnsi="Open Sans Light" w:eastAsia="Times New Roman" w:cs="Open Sans Light"/>
              <w:i/>
              <w:iCs/>
              <w:color w:val="EF6950"/>
            </w:rPr>
            <w:delText>Evaluate and test the prototype ?</w:delText>
          </w:r>
        </w:del>
      </w:ins>
    </w:p>
    <w:p>
      <w:pPr>
        <w:numPr>
          <w:ilvl w:val="0"/>
          <w:numId w:val="5"/>
        </w:numPr>
        <w:jc w:val="left"/>
        <w:rPr>
          <w:ins w:id="335" w:author="Carrie Carruthers" w:date="2021-03-15T10:34:00Z"/>
          <w:del w:id="336" w:author="Master" w:date="2021-03-17T09:51:51Z"/>
          <w:rFonts w:eastAsia="Times New Roman"/>
          <w:color w:val="EF6950"/>
        </w:rPr>
      </w:pPr>
      <w:ins w:id="337" w:author="Carrie Carruthers" w:date="2021-03-15T10:34:00Z">
        <w:del w:id="338" w:author="Master" w:date="2021-03-17T09:51:51Z">
          <w:r>
            <w:rPr>
              <w:rFonts w:ascii="Open Sans Light" w:hAnsi="Open Sans Light" w:eastAsia="Times New Roman" w:cs="Open Sans Light"/>
              <w:i/>
              <w:iCs/>
              <w:color w:val="EF6950"/>
            </w:rPr>
            <w:delText>Critically appraise the prototype ? and identify ways in which it could have been improved.</w:delText>
          </w:r>
        </w:del>
      </w:ins>
    </w:p>
    <w:p>
      <w:pPr>
        <w:numPr>
          <w:ilvl w:val="0"/>
          <w:numId w:val="5"/>
        </w:numPr>
        <w:jc w:val="left"/>
        <w:rPr>
          <w:ins w:id="339" w:author="Carrie Carruthers" w:date="2021-03-15T10:34:00Z"/>
          <w:del w:id="340" w:author="Master" w:date="2021-03-17T09:51:51Z"/>
          <w:rFonts w:eastAsia="Times New Roman"/>
          <w:color w:val="EF6950"/>
        </w:rPr>
      </w:pPr>
      <w:ins w:id="341" w:author="Carrie Carruthers" w:date="2021-03-15T10:34:00Z">
        <w:del w:id="342" w:author="Master" w:date="2021-03-17T09:51:51Z">
          <w:r>
            <w:rPr>
              <w:rFonts w:ascii="Open Sans Light" w:hAnsi="Open Sans Light" w:eastAsia="Times New Roman" w:cs="Open Sans Light"/>
              <w:i/>
              <w:iCs/>
              <w:color w:val="EF6950"/>
            </w:rPr>
            <w:delText>Conclusions and recommendations.</w:delText>
          </w:r>
        </w:del>
      </w:ins>
    </w:p>
    <w:p>
      <w:pPr>
        <w:jc w:val="left"/>
        <w:rPr>
          <w:rFonts w:ascii="Times New Roman" w:hAnsi="Times New Roman" w:cs="Times New Roman"/>
          <w:szCs w:val="24"/>
        </w:rPr>
      </w:pPr>
    </w:p>
    <w:p>
      <w:pPr>
        <w:jc w:val="left"/>
        <w:rPr>
          <w:rFonts w:ascii="Times New Roman" w:hAnsi="Times New Roman" w:cs="Times New Roman"/>
        </w:rPr>
      </w:pPr>
    </w:p>
    <w:p>
      <w:pPr>
        <w:pStyle w:val="2"/>
        <w:numPr>
          <w:ilvl w:val="0"/>
          <w:numId w:val="2"/>
        </w:numPr>
        <w:spacing w:before="0"/>
        <w:jc w:val="left"/>
        <w:rPr>
          <w:del w:id="343" w:author="Carrie Carruthers" w:date="2021-03-15T10:40:00Z"/>
          <w:rFonts w:ascii="Times New Roman" w:hAnsi="Times New Roman" w:cs="Times New Roman"/>
          <w:b/>
          <w:bCs/>
        </w:rPr>
      </w:pPr>
      <w:bookmarkStart w:id="1" w:name="_Toc65510907"/>
      <w:r>
        <w:rPr>
          <w:rFonts w:ascii="Times New Roman" w:hAnsi="Times New Roman" w:cs="Times New Roman"/>
          <w:b/>
          <w:bCs/>
        </w:rPr>
        <w:t>Requirements</w:t>
      </w:r>
      <w:bookmarkEnd w:id="1"/>
    </w:p>
    <w:p>
      <w:pPr>
        <w:pStyle w:val="2"/>
        <w:numPr>
          <w:ilvl w:val="0"/>
          <w:numId w:val="2"/>
        </w:numPr>
        <w:spacing w:before="0"/>
        <w:jc w:val="left"/>
        <w:rPr>
          <w:ins w:id="345" w:author="Carrie Carruthers" w:date="2021-03-15T10:35:00Z"/>
        </w:rPr>
        <w:pPrChange w:id="344" w:author="Carrie Carruthers" w:date="2021-03-15T10:40:00Z">
          <w:pPr>
            <w:jc w:val="left"/>
          </w:pPr>
        </w:pPrChange>
      </w:pPr>
    </w:p>
    <w:p>
      <w:pPr>
        <w:jc w:val="left"/>
        <w:rPr>
          <w:ins w:id="346" w:author="Carrie Carruthers" w:date="2021-03-15T10:35:00Z"/>
        </w:rPr>
      </w:pPr>
    </w:p>
    <w:p>
      <w:pPr>
        <w:rPr>
          <w:ins w:id="347" w:author="Carrie Carruthers" w:date="2021-03-15T10:35:00Z"/>
        </w:rPr>
      </w:pPr>
      <w:ins w:id="348" w:author="Carrie Carruthers" w:date="2021-03-15T10:35:00Z">
        <w:r>
          <w:rPr/>
          <w:t>Essential</w:t>
        </w:r>
      </w:ins>
    </w:p>
    <w:p>
      <w:pPr>
        <w:pStyle w:val="16"/>
        <w:numPr>
          <w:ilvl w:val="0"/>
          <w:numId w:val="1"/>
        </w:numPr>
        <w:rPr>
          <w:ins w:id="349" w:author="Carrie Carruthers" w:date="2021-03-15T10:35:00Z"/>
          <w:rFonts w:ascii="Arial" w:hAnsi="Arial"/>
        </w:rPr>
      </w:pPr>
      <w:ins w:id="350" w:author="Carrie Carruthers" w:date="2021-03-15T10:35:00Z">
        <w:r>
          <w:rPr>
            <w:rFonts w:ascii="Arial" w:hAnsi="Arial"/>
            <w:lang w:val="en-US"/>
          </w:rPr>
          <w:t>The game should be played on a grid which is 3 squares by three.</w:t>
        </w:r>
      </w:ins>
    </w:p>
    <w:p>
      <w:pPr>
        <w:pStyle w:val="16"/>
        <w:numPr>
          <w:ilvl w:val="0"/>
          <w:numId w:val="1"/>
        </w:numPr>
        <w:rPr>
          <w:ins w:id="351" w:author="Carrie Carruthers" w:date="2021-03-15T10:35:00Z"/>
          <w:rFonts w:ascii="Arial" w:hAnsi="Arial"/>
        </w:rPr>
      </w:pPr>
      <w:ins w:id="352" w:author="Carrie Carruthers" w:date="2021-03-15T10:35:00Z">
        <w:r>
          <w:rPr>
            <w:rFonts w:ascii="Arial" w:hAnsi="Arial"/>
            <w:lang w:val="en-US"/>
          </w:rPr>
          <w:t>The player is X and the opponent is O.</w:t>
        </w:r>
      </w:ins>
    </w:p>
    <w:p>
      <w:pPr>
        <w:pStyle w:val="16"/>
        <w:numPr>
          <w:ilvl w:val="0"/>
          <w:numId w:val="1"/>
        </w:numPr>
        <w:rPr>
          <w:ins w:id="353" w:author="Carrie Carruthers" w:date="2021-03-15T10:35:00Z"/>
          <w:rFonts w:ascii="Arial" w:hAnsi="Arial"/>
        </w:rPr>
      </w:pPr>
      <w:ins w:id="354" w:author="Carrie Carruthers" w:date="2021-03-15T10:35:00Z">
        <w:r>
          <w:rPr>
            <w:rFonts w:ascii="Arial" w:hAnsi="Arial"/>
            <w:lang w:val="en-US"/>
          </w:rPr>
          <w:t xml:space="preserve">Who ever gets 3 of the marks in a row up, down, across, or diagonally will be winner. </w:t>
        </w:r>
      </w:ins>
    </w:p>
    <w:p>
      <w:pPr>
        <w:rPr>
          <w:ins w:id="355" w:author="Carrie Carruthers" w:date="2021-03-15T10:35:00Z"/>
          <w:del w:id="356" w:author="Carrie Carruthers" w:date="2021-03-15T10:39:00Z"/>
        </w:rPr>
      </w:pPr>
    </w:p>
    <w:p>
      <w:pPr>
        <w:rPr>
          <w:ins w:id="357" w:author="Carrie Carruthers" w:date="2021-03-15T10:35:00Z"/>
          <w:del w:id="358" w:author="Carrie Carruthers" w:date="2021-03-15T10:39:00Z"/>
        </w:rPr>
      </w:pPr>
    </w:p>
    <w:p>
      <w:pPr>
        <w:rPr>
          <w:ins w:id="359" w:author="Carrie Carruthers" w:date="2021-03-15T10:35:00Z"/>
        </w:rPr>
      </w:pPr>
    </w:p>
    <w:p>
      <w:pPr>
        <w:rPr>
          <w:ins w:id="360" w:author="Carrie Carruthers" w:date="2021-03-15T10:35:00Z"/>
        </w:rPr>
      </w:pPr>
      <w:ins w:id="361" w:author="Carrie Carruthers" w:date="2021-03-15T10:35:00Z">
        <w:r>
          <w:rPr/>
          <w:t>Recommended</w:t>
        </w:r>
      </w:ins>
    </w:p>
    <w:p>
      <w:pPr>
        <w:pStyle w:val="16"/>
        <w:numPr>
          <w:ilvl w:val="0"/>
          <w:numId w:val="1"/>
        </w:numPr>
        <w:rPr>
          <w:ins w:id="362" w:author="Carrie Carruthers" w:date="2021-03-15T10:35:00Z"/>
          <w:rFonts w:ascii="Arial" w:hAnsi="Arial"/>
        </w:rPr>
      </w:pPr>
      <w:ins w:id="363" w:author="Carrie Carruthers" w:date="2021-03-15T10:35:00Z">
        <w:r>
          <w:rPr>
            <w:rFonts w:ascii="Arial" w:hAnsi="Arial"/>
            <w:lang w:val="en-US"/>
          </w:rPr>
          <w:t>When all the squares are full then the game is over.</w:t>
        </w:r>
      </w:ins>
    </w:p>
    <w:p>
      <w:pPr>
        <w:rPr>
          <w:ins w:id="364" w:author="Carrie Carruthers" w:date="2021-03-15T10:35:00Z"/>
          <w:del w:id="365" w:author="Carrie Carruthers" w:date="2021-03-15T10:39:00Z"/>
        </w:rPr>
      </w:pPr>
    </w:p>
    <w:p>
      <w:pPr>
        <w:rPr>
          <w:ins w:id="366" w:author="Carrie Carruthers" w:date="2021-03-15T10:35:00Z"/>
          <w:del w:id="367" w:author="Carrie Carruthers" w:date="2021-03-15T10:39:00Z"/>
        </w:rPr>
      </w:pPr>
    </w:p>
    <w:p>
      <w:pPr>
        <w:rPr>
          <w:ins w:id="368" w:author="Carrie Carruthers" w:date="2021-03-15T10:35:00Z"/>
        </w:rPr>
      </w:pPr>
    </w:p>
    <w:p>
      <w:pPr>
        <w:rPr>
          <w:ins w:id="369" w:author="Carrie Carruthers" w:date="2021-03-15T10:35:00Z"/>
        </w:rPr>
      </w:pPr>
      <w:ins w:id="370" w:author="Carrie Carruthers" w:date="2021-03-15T10:35:00Z">
        <w:r>
          <w:rPr/>
          <w:t>Optional</w:t>
        </w:r>
      </w:ins>
    </w:p>
    <w:p>
      <w:pPr>
        <w:pStyle w:val="16"/>
        <w:numPr>
          <w:ilvl w:val="0"/>
          <w:numId w:val="1"/>
        </w:numPr>
        <w:rPr>
          <w:ins w:id="371" w:author="Carrie Carruthers" w:date="2021-03-15T10:35:00Z"/>
          <w:rFonts w:ascii="Arial" w:hAnsi="Arial"/>
        </w:rPr>
      </w:pPr>
      <w:ins w:id="372" w:author="Carrie Carruthers" w:date="2021-03-15T10:35:00Z">
        <w:r>
          <w:rPr>
            <w:rFonts w:ascii="Arial" w:hAnsi="Arial"/>
            <w:lang w:val="en-US"/>
          </w:rPr>
          <w:t xml:space="preserve">To beat your opponent you would be need a good strategy. One of the strategy is to get 3 Xs in one row, and the other is trying to stop the computer getting three Os in a row. </w:t>
        </w:r>
      </w:ins>
    </w:p>
    <w:p>
      <w:pPr>
        <w:jc w:val="left"/>
        <w:rPr>
          <w:ins w:id="373" w:author="Carrie Carruthers" w:date="2021-03-15T10:35:00Z"/>
        </w:rPr>
      </w:pPr>
    </w:p>
    <w:p>
      <w:pPr>
        <w:jc w:val="left"/>
      </w:pPr>
    </w:p>
    <w:p>
      <w:pPr>
        <w:jc w:val="left"/>
        <w:rPr>
          <w:del w:id="374" w:author="Carrie Carruthers" w:date="2021-03-11T14:50:00Z"/>
          <w:rFonts w:ascii="Times New Roman" w:hAnsi="Times New Roman" w:cs="Times New Roman"/>
          <w:szCs w:val="24"/>
        </w:rPr>
      </w:pPr>
      <w:del w:id="375" w:author="Carrie Carruthers" w:date="2021-03-11T14:50:00Z">
        <w:r>
          <w:rPr>
            <w:rFonts w:ascii="Times New Roman" w:hAnsi="Times New Roman" w:cs="Times New Roman"/>
            <w:szCs w:val="24"/>
          </w:rPr>
          <w:delText>List of requirements, including high-level requirements or aims, and detailed requirements or objectives. You may wish to separate these into essential, recommended and optional;</w:delText>
        </w:r>
      </w:del>
    </w:p>
    <w:p>
      <w:pPr>
        <w:jc w:val="left"/>
        <w:rPr>
          <w:rFonts w:ascii="Times New Roman" w:hAnsi="Times New Roman" w:cs="Times New Roman"/>
          <w:szCs w:val="24"/>
        </w:rPr>
      </w:pPr>
    </w:p>
    <w:p>
      <w:pPr>
        <w:pStyle w:val="8"/>
        <w:numPr>
          <w:ilvl w:val="0"/>
          <w:numId w:val="6"/>
        </w:numPr>
        <w:shd w:val="clear" w:color="auto" w:fill="FFFFFF"/>
        <w:spacing w:beforeAutospacing="0" w:afterAutospacing="0"/>
        <w:rPr>
          <w:rFonts w:ascii="Courier New" w:hAnsi="Courier New" w:cs="Courier New"/>
          <w:color w:val="201F1E"/>
          <w:sz w:val="20"/>
          <w:szCs w:val="20"/>
          <w:shd w:val="clear" w:color="auto" w:fill="FFFFFF"/>
        </w:rPr>
      </w:pPr>
      <w:r>
        <w:rPr>
          <w:rFonts w:ascii="Courier New" w:hAnsi="Courier New" w:cs="Courier New"/>
          <w:color w:val="201F1E"/>
          <w:sz w:val="20"/>
          <w:szCs w:val="20"/>
          <w:shd w:val="clear" w:color="auto" w:fill="FFFFFF"/>
        </w:rPr>
        <w:t>(</w:t>
      </w:r>
      <w:r>
        <w:rPr>
          <w:rFonts w:ascii="Courier New" w:hAnsi="Courier New" w:cs="Courier New"/>
          <w:b/>
          <w:bCs/>
          <w:color w:val="201F1E"/>
          <w:sz w:val="20"/>
          <w:szCs w:val="20"/>
          <w:shd w:val="clear" w:color="auto" w:fill="FFFFFF"/>
        </w:rPr>
        <w:t>Essential</w:t>
      </w:r>
      <w:r>
        <w:rPr>
          <w:rFonts w:ascii="Courier New" w:hAnsi="Courier New" w:cs="Courier New"/>
          <w:color w:val="201F1E"/>
          <w:sz w:val="20"/>
          <w:szCs w:val="20"/>
          <w:shd w:val="clear" w:color="auto" w:fill="FFFFFF"/>
        </w:rPr>
        <w:t> - against the computer)</w:t>
      </w:r>
      <w:r>
        <w:rPr>
          <w:rFonts w:ascii="Courier New" w:hAnsi="Courier New" w:cs="Courier New"/>
          <w:b/>
          <w:bCs/>
          <w:color w:val="201F1E"/>
          <w:sz w:val="20"/>
          <w:szCs w:val="20"/>
          <w:shd w:val="clear" w:color="auto" w:fill="FFFFFF"/>
        </w:rPr>
        <w:t> Phase 1 Essential</w:t>
      </w:r>
      <w:r>
        <w:rPr>
          <w:rFonts w:ascii="Courier New" w:hAnsi="Courier New" w:cs="Courier New"/>
          <w:color w:val="201F1E"/>
          <w:sz w:val="20"/>
          <w:szCs w:val="20"/>
          <w:shd w:val="clear" w:color="auto" w:fill="FFFFFF"/>
        </w:rPr>
        <w:t> - local 1 (or </w:t>
      </w:r>
      <w:r>
        <w:rPr>
          <w:rFonts w:ascii="Courier New" w:hAnsi="Courier New" w:cs="Courier New"/>
          <w:b/>
          <w:bCs/>
          <w:color w:val="201F1E"/>
          <w:sz w:val="20"/>
          <w:szCs w:val="20"/>
          <w:shd w:val="clear" w:color="auto" w:fill="FFFFFF"/>
        </w:rPr>
        <w:t>2 players – pass the device between 2 players, before implementing AI</w:t>
      </w:r>
      <w:r>
        <w:rPr>
          <w:rFonts w:ascii="Courier New" w:hAnsi="Courier New" w:cs="Courier New"/>
          <w:color w:val="201F1E"/>
          <w:sz w:val="20"/>
          <w:szCs w:val="20"/>
          <w:shd w:val="clear" w:color="auto" w:fill="FFFFFF"/>
        </w:rPr>
        <w:t>)?</w:t>
      </w:r>
    </w:p>
    <w:p>
      <w:pPr>
        <w:pStyle w:val="8"/>
        <w:shd w:val="clear" w:color="auto" w:fill="FFFFFF"/>
        <w:spacing w:beforeAutospacing="0" w:afterAutospacing="0"/>
        <w:rPr>
          <w:rFonts w:ascii="Courier New" w:hAnsi="Courier New" w:cs="Courier New"/>
          <w:color w:val="201F1E"/>
          <w:sz w:val="20"/>
          <w:szCs w:val="20"/>
          <w:shd w:val="clear" w:color="auto" w:fill="FFFFFF"/>
        </w:rPr>
      </w:pPr>
      <w:r>
        <w:rPr>
          <w:rFonts w:ascii="Courier New" w:hAnsi="Courier New" w:cs="Courier New"/>
          <w:color w:val="201F1E"/>
          <w:sz w:val="20"/>
          <w:szCs w:val="20"/>
          <w:shd w:val="clear" w:color="auto" w:fill="FFFFFF"/>
        </w:rPr>
        <w:t xml:space="preserve">      One of the most essential part of the project is to have the computer go against the player with the help of the AI. Phase 1 the player goes against another player such as play locally or the two players pass the device to each other. </w:t>
      </w:r>
    </w:p>
    <w:p>
      <w:pPr>
        <w:pStyle w:val="8"/>
        <w:shd w:val="clear" w:color="auto" w:fill="FFFFFF"/>
        <w:spacing w:beforeAutospacing="0" w:afterAutospacing="0"/>
        <w:rPr>
          <w:rFonts w:ascii="Courier New" w:hAnsi="Courier New" w:cs="Courier New"/>
          <w:color w:val="201F1E"/>
          <w:sz w:val="20"/>
          <w:szCs w:val="20"/>
          <w:shd w:val="clear" w:color="auto" w:fill="FFFFFF"/>
        </w:rPr>
      </w:pPr>
    </w:p>
    <w:p>
      <w:pPr>
        <w:pStyle w:val="8"/>
        <w:shd w:val="clear" w:color="auto" w:fill="FFFFFF"/>
        <w:spacing w:beforeAutospacing="0" w:afterAutospacing="0"/>
        <w:rPr>
          <w:rFonts w:ascii="Courier New" w:hAnsi="Courier New" w:cs="Courier New"/>
          <w:color w:val="201F1E"/>
          <w:sz w:val="20"/>
          <w:szCs w:val="20"/>
          <w:shd w:val="clear" w:color="auto" w:fill="FFFFFF"/>
        </w:rPr>
      </w:pPr>
    </w:p>
    <w:p>
      <w:pPr>
        <w:pStyle w:val="8"/>
        <w:shd w:val="clear" w:color="auto" w:fill="FFFFFF"/>
        <w:spacing w:beforeAutospacing="0" w:afterAutospacing="0"/>
        <w:ind w:firstLine="300" w:firstLineChars="150"/>
        <w:rPr>
          <w:rFonts w:ascii="Calibri" w:hAnsi="Calibri" w:cs="Calibri"/>
          <w:color w:val="201F1E"/>
          <w:sz w:val="22"/>
          <w:szCs w:val="22"/>
        </w:rPr>
      </w:pPr>
      <w:r>
        <w:rPr>
          <w:rFonts w:ascii="Courier New" w:hAnsi="Courier New" w:cs="Courier New"/>
          <w:color w:val="201F1E"/>
          <w:sz w:val="20"/>
          <w:szCs w:val="20"/>
          <w:shd w:val="clear" w:color="auto" w:fill="FFFFFF"/>
        </w:rPr>
        <w:t>2. 2 player (</w:t>
      </w:r>
      <w:r>
        <w:rPr>
          <w:rFonts w:ascii="Courier New" w:hAnsi="Courier New" w:cs="Courier New"/>
          <w:b/>
          <w:bCs/>
          <w:color w:val="201F1E"/>
          <w:sz w:val="20"/>
          <w:szCs w:val="20"/>
          <w:shd w:val="clear" w:color="auto" w:fill="FFFFFF"/>
        </w:rPr>
        <w:t>Optional</w:t>
      </w:r>
      <w:r>
        <w:rPr>
          <w:rFonts w:ascii="Courier New" w:hAnsi="Courier New" w:cs="Courier New"/>
          <w:color w:val="201F1E"/>
          <w:sz w:val="20"/>
          <w:szCs w:val="20"/>
          <w:shd w:val="clear" w:color="auto" w:fill="FFFFFF"/>
        </w:rPr>
        <w:t> – 2 player online - against friends, league table).</w:t>
      </w:r>
    </w:p>
    <w:p>
      <w:pPr>
        <w:pStyle w:val="8"/>
        <w:shd w:val="clear" w:color="auto" w:fill="FFFFFF"/>
        <w:spacing w:beforeAutospacing="0" w:afterAutospacing="0"/>
        <w:ind w:left="360"/>
        <w:rPr>
          <w:rFonts w:ascii="Courier New" w:hAnsi="Courier New" w:cs="Courier New"/>
          <w:color w:val="201F1E"/>
          <w:sz w:val="20"/>
          <w:szCs w:val="20"/>
          <w:shd w:val="clear" w:color="auto" w:fill="FFFFFF"/>
        </w:rPr>
      </w:pPr>
      <w:r>
        <w:rPr>
          <w:rFonts w:ascii="Courier New" w:hAnsi="Courier New" w:cs="Courier New"/>
          <w:color w:val="201F1E"/>
          <w:sz w:val="20"/>
          <w:szCs w:val="20"/>
          <w:shd w:val="clear" w:color="auto" w:fill="FFFFFF"/>
        </w:rPr>
        <w:t>network 2 players?</w:t>
      </w:r>
    </w:p>
    <w:p>
      <w:pPr>
        <w:pStyle w:val="8"/>
        <w:shd w:val="clear" w:color="auto" w:fill="FFFFFF"/>
        <w:spacing w:beforeAutospacing="0" w:afterAutospacing="0"/>
        <w:ind w:left="360"/>
        <w:rPr>
          <w:rFonts w:ascii="Courier New" w:hAnsi="Courier New" w:cs="Courier New"/>
          <w:color w:val="201F1E"/>
          <w:sz w:val="20"/>
          <w:szCs w:val="20"/>
          <w:shd w:val="clear" w:color="auto" w:fill="FFFFFF"/>
        </w:rPr>
      </w:pPr>
      <w:r>
        <w:rPr>
          <w:rFonts w:ascii="Courier New" w:hAnsi="Courier New" w:cs="Courier New"/>
          <w:color w:val="201F1E"/>
          <w:sz w:val="20"/>
          <w:szCs w:val="20"/>
          <w:shd w:val="clear" w:color="auto" w:fill="FFFFFF"/>
        </w:rPr>
        <w:t xml:space="preserve">    The multiplayer part is optional where a player goes against another player such as family or in a league game.</w:t>
      </w:r>
    </w:p>
    <w:p>
      <w:pPr>
        <w:pStyle w:val="8"/>
        <w:shd w:val="clear" w:color="auto" w:fill="FFFFFF"/>
        <w:spacing w:beforeAutospacing="0" w:afterAutospacing="0"/>
        <w:ind w:left="360"/>
        <w:rPr>
          <w:rFonts w:ascii="Calibri" w:hAnsi="Calibri" w:cs="Calibri"/>
          <w:color w:val="201F1E"/>
          <w:sz w:val="22"/>
          <w:szCs w:val="22"/>
        </w:rPr>
      </w:pPr>
      <w:r>
        <w:rPr>
          <w:rFonts w:ascii="Courier New" w:hAnsi="Courier New" w:cs="Courier New"/>
          <w:color w:val="201F1E"/>
          <w:sz w:val="20"/>
          <w:szCs w:val="20"/>
          <w:shd w:val="clear" w:color="auto" w:fill="FFFFFF"/>
        </w:rPr>
        <w:t> </w:t>
      </w:r>
    </w:p>
    <w:p>
      <w:pPr>
        <w:pStyle w:val="8"/>
        <w:numPr>
          <w:ilvl w:val="0"/>
          <w:numId w:val="2"/>
        </w:numPr>
        <w:shd w:val="clear" w:color="auto" w:fill="FFFFFF"/>
        <w:spacing w:beforeAutospacing="0" w:afterAutospacing="0"/>
        <w:rPr>
          <w:rFonts w:ascii="Calibri" w:hAnsi="Calibri" w:cs="Calibri"/>
          <w:color w:val="201F1E"/>
          <w:sz w:val="22"/>
          <w:szCs w:val="22"/>
        </w:rPr>
      </w:pPr>
      <w:r>
        <w:rPr>
          <w:rFonts w:ascii="Courier New" w:hAnsi="Courier New" w:cs="Courier New"/>
          <w:b/>
          <w:bCs/>
          <w:color w:val="201F1E"/>
          <w:sz w:val="20"/>
          <w:szCs w:val="20"/>
          <w:shd w:val="clear" w:color="auto" w:fill="FFFFFF"/>
        </w:rPr>
        <w:t>Essential</w:t>
      </w:r>
      <w:r>
        <w:rPr>
          <w:rFonts w:ascii="Courier New" w:hAnsi="Courier New" w:cs="Courier New"/>
          <w:color w:val="201F1E"/>
          <w:sz w:val="20"/>
          <w:szCs w:val="20"/>
          <w:shd w:val="clear" w:color="auto" w:fill="FFFFFF"/>
        </w:rPr>
        <w:t> - Yes, the game will use AI. AI play against the game?</w:t>
      </w:r>
    </w:p>
    <w:p>
      <w:pPr>
        <w:pStyle w:val="8"/>
        <w:shd w:val="clear" w:color="auto" w:fill="FFFFFF"/>
        <w:spacing w:beforeAutospacing="0" w:afterAutospacing="0"/>
        <w:ind w:left="360"/>
        <w:rPr>
          <w:rFonts w:ascii="Calibri" w:hAnsi="Calibri" w:cs="Calibri"/>
          <w:color w:val="201F1E"/>
          <w:sz w:val="22"/>
          <w:szCs w:val="22"/>
        </w:rPr>
      </w:pPr>
      <w:r>
        <w:rPr>
          <w:rFonts w:ascii="Courier New" w:hAnsi="Courier New" w:cs="Courier New"/>
          <w:color w:val="201F1E"/>
          <w:sz w:val="20"/>
          <w:szCs w:val="20"/>
          <w:shd w:val="clear" w:color="auto" w:fill="FFFFFF"/>
        </w:rPr>
        <w:t>What algorithms will use implement - basic, medium, advanced?</w:t>
      </w:r>
    </w:p>
    <w:p>
      <w:pPr>
        <w:pStyle w:val="8"/>
        <w:shd w:val="clear" w:color="auto" w:fill="FFFFFF"/>
        <w:spacing w:beforeAutospacing="0" w:afterAutospacing="0"/>
        <w:ind w:left="360"/>
        <w:rPr>
          <w:rFonts w:ascii="Calibri" w:hAnsi="Calibri" w:cs="Calibri"/>
          <w:color w:val="201F1E"/>
          <w:sz w:val="22"/>
          <w:szCs w:val="22"/>
        </w:rPr>
      </w:pPr>
      <w:r>
        <w:rPr>
          <w:rFonts w:ascii="Courier New" w:hAnsi="Courier New" w:cs="Courier New"/>
          <w:b/>
          <w:bCs/>
          <w:color w:val="201F1E"/>
          <w:sz w:val="20"/>
          <w:szCs w:val="20"/>
          <w:shd w:val="clear" w:color="auto" w:fill="FFFFFF"/>
        </w:rPr>
        <w:t>Recommended</w:t>
      </w:r>
      <w:r>
        <w:rPr>
          <w:rFonts w:ascii="Courier New" w:hAnsi="Courier New" w:cs="Courier New"/>
          <w:color w:val="201F1E"/>
          <w:sz w:val="20"/>
          <w:szCs w:val="20"/>
          <w:shd w:val="clear" w:color="auto" w:fill="FFFFFF"/>
        </w:rPr>
        <w:t> – beginner, medium and expert?</w:t>
      </w:r>
    </w:p>
    <w:p>
      <w:pPr>
        <w:jc w:val="left"/>
        <w:rPr>
          <w:rFonts w:ascii="Times New Roman" w:hAnsi="Times New Roman" w:cs="Times New Roman"/>
          <w:szCs w:val="24"/>
          <w:lang w:val="en-US"/>
        </w:rPr>
      </w:pPr>
      <w:r>
        <w:rPr>
          <w:rFonts w:ascii="Times New Roman" w:hAnsi="Times New Roman" w:cs="Times New Roman"/>
          <w:szCs w:val="24"/>
          <w:lang w:val="en-US"/>
        </w:rPr>
        <w:t xml:space="preserve">            </w:t>
      </w:r>
    </w:p>
    <w:p>
      <w:pPr>
        <w:numPr>
          <w:ilvl w:val="0"/>
          <w:numId w:val="2"/>
        </w:numPr>
        <w:jc w:val="left"/>
        <w:rPr>
          <w:rFonts w:ascii="Times New Roman" w:hAnsi="Times New Roman" w:cs="Times New Roman"/>
          <w:szCs w:val="24"/>
          <w:lang w:val="en-US"/>
        </w:rPr>
      </w:pPr>
      <w:r>
        <w:rPr>
          <w:rFonts w:ascii="Times New Roman" w:hAnsi="Times New Roman" w:cs="Times New Roman"/>
          <w:szCs w:val="24"/>
          <w:lang w:val="en-US"/>
        </w:rPr>
        <w:t>Database (Optional) A fire base database would save the user’s information such as the score or number of times they have played. This is optional since the game finishes very quickly according to players.</w:t>
      </w:r>
    </w:p>
    <w:p>
      <w:pPr>
        <w:jc w:val="left"/>
        <w:rPr>
          <w:rFonts w:ascii="Times New Roman" w:hAnsi="Times New Roman" w:cs="Times New Roman"/>
          <w:szCs w:val="24"/>
          <w:lang w:val="en-US"/>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2" w:name="_Toc65510908"/>
      <w:r>
        <w:rPr>
          <w:rFonts w:ascii="Times New Roman" w:hAnsi="Times New Roman" w:cs="Times New Roman"/>
          <w:b/>
          <w:bCs/>
        </w:rPr>
        <w:t>Technical Specification</w:t>
      </w:r>
      <w:bookmarkEnd w:id="2"/>
    </w:p>
    <w:p>
      <w:pPr>
        <w:jc w:val="left"/>
      </w:pPr>
    </w:p>
    <w:p>
      <w:pPr>
        <w:jc w:val="left"/>
        <w:rPr>
          <w:rFonts w:ascii="Times New Roman" w:hAnsi="Times New Roman" w:cs="Times New Roman"/>
          <w:b/>
          <w:bCs/>
          <w:szCs w:val="24"/>
        </w:rPr>
      </w:pPr>
      <w:r>
        <w:rPr>
          <w:rFonts w:ascii="Times New Roman" w:hAnsi="Times New Roman" w:cs="Times New Roman"/>
          <w:b/>
          <w:bCs/>
          <w:szCs w:val="24"/>
        </w:rPr>
        <w:t>Technical specifications of the project;</w:t>
      </w:r>
    </w:p>
    <w:p>
      <w:pPr>
        <w:jc w:val="left"/>
        <w:rPr>
          <w:rFonts w:ascii="Times New Roman" w:hAnsi="Times New Roman" w:cs="Times New Roman"/>
          <w:szCs w:val="24"/>
        </w:rPr>
      </w:pPr>
    </w:p>
    <w:p>
      <w:pPr>
        <w:jc w:val="left"/>
        <w:rPr>
          <w:rFonts w:ascii="Times New Roman" w:hAnsi="Times New Roman" w:cs="Times New Roman"/>
          <w:szCs w:val="24"/>
          <w:lang w:val="en-US"/>
        </w:rPr>
      </w:pPr>
      <w:r>
        <w:rPr>
          <w:rFonts w:ascii="Times New Roman" w:hAnsi="Times New Roman" w:cs="Times New Roman"/>
          <w:b/>
          <w:bCs/>
          <w:szCs w:val="24"/>
          <w:lang w:val="en-US"/>
        </w:rPr>
        <w:t>Strategies</w:t>
      </w:r>
    </w:p>
    <w:p>
      <w:pPr>
        <w:jc w:val="left"/>
        <w:rPr>
          <w:rFonts w:ascii="Times New Roman" w:hAnsi="Times New Roman" w:cs="Times New Roman"/>
          <w:szCs w:val="24"/>
        </w:rPr>
      </w:pPr>
    </w:p>
    <w:p>
      <w:pPr>
        <w:jc w:val="left"/>
        <w:rPr>
          <w:rFonts w:ascii="Times New Roman" w:hAnsi="Times New Roman" w:cs="Times New Roman"/>
          <w:szCs w:val="24"/>
          <w:lang w:val="en-US"/>
        </w:rPr>
      </w:pPr>
      <w:r>
        <w:rPr>
          <w:rFonts w:ascii="Times New Roman" w:hAnsi="Times New Roman" w:cs="Times New Roman"/>
          <w:szCs w:val="24"/>
          <w:lang w:val="en-US"/>
        </w:rPr>
        <w:t xml:space="preserve">One of the strategies to win the game is to make a fork that is placing the marker in a way which you will the get a chance to win in 2 ways on the your next turn. The opponent will only block you once, but you will win after that move.  </w:t>
      </w:r>
    </w:p>
    <w:p>
      <w:pPr>
        <w:jc w:val="left"/>
        <w:rPr>
          <w:rFonts w:ascii="Times New Roman" w:hAnsi="Times New Roman" w:cs="Times New Roman"/>
          <w:szCs w:val="24"/>
          <w:lang w:val="en-US"/>
        </w:rPr>
      </w:pPr>
    </w:p>
    <w:p>
      <w:pPr>
        <w:jc w:val="left"/>
        <w:rPr>
          <w:rFonts w:ascii="Times New Roman" w:hAnsi="Times New Roman" w:cs="Times New Roman"/>
          <w:szCs w:val="24"/>
          <w:lang w:val="en-US"/>
        </w:rPr>
      </w:pPr>
    </w:p>
    <w:p>
      <w:pPr>
        <w:jc w:val="left"/>
        <w:rPr>
          <w:rFonts w:ascii="Times New Roman" w:hAnsi="Times New Roman" w:cs="Times New Roman"/>
          <w:szCs w:val="24"/>
          <w:lang w:val="en-US"/>
        </w:rPr>
      </w:pPr>
      <w:r>
        <w:rPr>
          <w:rFonts w:ascii="Times New Roman" w:hAnsi="Times New Roman" w:cs="Times New Roman"/>
          <w:szCs w:val="24"/>
          <w:lang w:val="en-US"/>
        </w:rPr>
        <w:t>Some of the must have rules are the following;</w:t>
      </w:r>
    </w:p>
    <w:p>
      <w:pPr>
        <w:jc w:val="left"/>
        <w:rPr>
          <w:rFonts w:ascii="Times New Roman" w:hAnsi="Times New Roman" w:cs="Times New Roman"/>
          <w:szCs w:val="24"/>
          <w:lang w:val="en-US"/>
        </w:rPr>
      </w:pPr>
    </w:p>
    <w:p>
      <w:pPr>
        <w:jc w:val="left"/>
        <w:rPr>
          <w:rFonts w:ascii="Times New Roman" w:hAnsi="Times New Roman" w:cs="Times New Roman"/>
          <w:szCs w:val="24"/>
          <w:lang w:val="en-US"/>
        </w:rPr>
      </w:pPr>
      <w:r>
        <w:rPr>
          <w:rFonts w:ascii="Times New Roman" w:hAnsi="Times New Roman" w:cs="Times New Roman"/>
          <w:szCs w:val="24"/>
          <w:lang w:val="en-US"/>
        </w:rPr>
        <w:t>1.The game must be played on a grid of 3 squares by 3 squares.</w:t>
      </w:r>
    </w:p>
    <w:p>
      <w:pPr>
        <w:jc w:val="left"/>
        <w:rPr>
          <w:rFonts w:ascii="Times New Roman" w:hAnsi="Times New Roman" w:cs="Times New Roman"/>
          <w:szCs w:val="24"/>
          <w:lang w:val="en-US"/>
        </w:rPr>
      </w:pPr>
      <w:r>
        <w:rPr>
          <w:rFonts w:ascii="Times New Roman" w:hAnsi="Times New Roman" w:cs="Times New Roman"/>
          <w:szCs w:val="24"/>
          <w:lang w:val="en-US"/>
        </w:rPr>
        <w:t>2. The player is the X and the opponent is the O (Computer or human), and both of them take turns by having their marks on the empty square.</w:t>
      </w:r>
    </w:p>
    <w:p>
      <w:pPr>
        <w:jc w:val="left"/>
        <w:rPr>
          <w:rFonts w:ascii="Times New Roman" w:hAnsi="Times New Roman" w:cs="Times New Roman"/>
          <w:szCs w:val="24"/>
          <w:lang w:val="en-US"/>
        </w:rPr>
      </w:pPr>
      <w:r>
        <w:rPr>
          <w:rFonts w:ascii="Times New Roman" w:hAnsi="Times New Roman" w:cs="Times New Roman"/>
          <w:szCs w:val="24"/>
          <w:lang w:val="en-US"/>
        </w:rPr>
        <w:t>3. If a player is to get a 3 of the marks in a row will become the winner.</w:t>
      </w:r>
    </w:p>
    <w:p>
      <w:pPr>
        <w:jc w:val="left"/>
        <w:rPr>
          <w:rFonts w:ascii="Times New Roman" w:hAnsi="Times New Roman" w:cs="Times New Roman"/>
          <w:szCs w:val="24"/>
          <w:lang w:val="en-US"/>
        </w:rPr>
      </w:pPr>
      <w:r>
        <w:rPr>
          <w:rFonts w:ascii="Times New Roman" w:hAnsi="Times New Roman" w:cs="Times New Roman"/>
          <w:szCs w:val="24"/>
          <w:lang w:val="en-US"/>
        </w:rPr>
        <w:t xml:space="preserve">4. If all the 9 squares are full the game will be over, and if a player has 3 strikes in one row, the game will end in a draw. </w:t>
      </w:r>
    </w:p>
    <w:p>
      <w:pPr>
        <w:jc w:val="left"/>
        <w:rPr>
          <w:rFonts w:ascii="Times New Roman" w:hAnsi="Times New Roman" w:cs="Times New Roman"/>
          <w:szCs w:val="24"/>
        </w:rPr>
      </w:pPr>
    </w:p>
    <w:p>
      <w:pPr>
        <w:jc w:val="left"/>
        <w:rPr>
          <w:rFonts w:ascii="Times New Roman" w:hAnsi="Times New Roman" w:cs="Times New Roman"/>
          <w:szCs w:val="24"/>
        </w:rPr>
      </w:pP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Design:</w:t>
      </w:r>
    </w:p>
    <w:p>
      <w:pPr>
        <w:pStyle w:val="8"/>
        <w:shd w:val="clear" w:color="auto" w:fill="FFFFFF"/>
        <w:spacing w:beforeAutospacing="0" w:afterAutospacing="0"/>
        <w:rPr>
          <w:rFonts w:ascii="Courier New" w:hAnsi="Courier New" w:cs="Courier New"/>
          <w:b/>
          <w:bCs/>
          <w:color w:val="201F1E"/>
          <w:shd w:val="clear" w:color="auto" w:fill="FFFFFF"/>
        </w:rPr>
      </w:pP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The grid will be a 3x3 2D array?</w:t>
      </w: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Below are the win scenarios for the cell values?</w:t>
      </w: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Pseudo code:</w:t>
      </w: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        If (0,0) (0,1) (0,2) = O or X = win</w:t>
      </w: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        If (1,0) (1,1) (1,2) = O or X = win</w:t>
      </w:r>
    </w:p>
    <w:p>
      <w:pPr>
        <w:pStyle w:val="8"/>
        <w:shd w:val="clear" w:color="auto" w:fill="FFFFFF"/>
        <w:spacing w:beforeAutospacing="0" w:afterAutospacing="0"/>
        <w:rPr>
          <w:rFonts w:ascii="Calibri" w:hAnsi="Calibri" w:cs="Calibri"/>
          <w:b/>
          <w:bCs/>
          <w:color w:val="201F1E"/>
        </w:rPr>
      </w:pPr>
      <w:r>
        <w:rPr>
          <w:rFonts w:ascii="Courier New" w:hAnsi="Courier New" w:cs="Courier New"/>
          <w:b/>
          <w:bCs/>
          <w:color w:val="201F1E"/>
          <w:shd w:val="clear" w:color="auto" w:fill="FFFFFF"/>
        </w:rPr>
        <w:t>        If (2,0) (2,1) (2,2) = O or X = win</w:t>
      </w:r>
    </w:p>
    <w:p>
      <w:pPr>
        <w:jc w:val="left"/>
        <w:rPr>
          <w:rFonts w:ascii="Times New Roman" w:hAnsi="Times New Roman" w:cs="Times New Roman"/>
          <w:szCs w:val="24"/>
          <w:lang w:val="en-US"/>
        </w:rPr>
      </w:pPr>
    </w:p>
    <w:p>
      <w:pPr>
        <w:jc w:val="left"/>
        <w:rPr>
          <w:rFonts w:ascii="Times New Roman" w:hAnsi="Times New Roman" w:cs="Times New Roman"/>
          <w:szCs w:val="24"/>
          <w:lang w:val="en-US"/>
        </w:rPr>
      </w:pPr>
      <w:r>
        <w:rPr>
          <w:rFonts w:ascii="Times New Roman" w:hAnsi="Times New Roman" w:cs="Times New Roman"/>
          <w:szCs w:val="24"/>
          <w:lang w:val="en-US"/>
        </w:rPr>
        <w:t xml:space="preserve">A pre-populated cell  will be disabled if the player presses it. </w:t>
      </w:r>
    </w:p>
    <w:p>
      <w:pPr>
        <w:jc w:val="left"/>
        <w:rPr>
          <w:rFonts w:ascii="Times New Roman" w:hAnsi="Times New Roman" w:cs="Times New Roman"/>
          <w:szCs w:val="24"/>
          <w:lang w:val="en-US"/>
        </w:rPr>
      </w:pPr>
    </w:p>
    <w:p>
      <w:pPr>
        <w:jc w:val="left"/>
        <w:rPr>
          <w:lang w:val="en-US"/>
        </w:rPr>
      </w:pPr>
      <w:r>
        <w:rPr>
          <w:lang w:val="en-US"/>
        </w:rPr>
        <w:t>To decide which player will go first the system will do a coin toss such as heads or tails. Who ever picks a side and which ever side comes first will go first.</w:t>
      </w:r>
    </w:p>
    <w:p>
      <w:pPr>
        <w:jc w:val="left"/>
        <w:rPr>
          <w:lang w:val="en-US"/>
        </w:rPr>
      </w:pPr>
    </w:p>
    <w:p>
      <w:pPr>
        <w:pStyle w:val="2"/>
        <w:numPr>
          <w:ilvl w:val="0"/>
          <w:numId w:val="2"/>
        </w:numPr>
        <w:spacing w:before="0"/>
        <w:jc w:val="left"/>
        <w:rPr>
          <w:rFonts w:ascii="Times New Roman" w:hAnsi="Times New Roman" w:cs="Times New Roman"/>
          <w:b/>
          <w:bCs/>
        </w:rPr>
      </w:pPr>
      <w:bookmarkStart w:id="3" w:name="_Toc65510909"/>
      <w:r>
        <w:rPr>
          <w:rFonts w:ascii="Times New Roman" w:hAnsi="Times New Roman" w:cs="Times New Roman"/>
          <w:b/>
          <w:bCs/>
        </w:rPr>
        <w:t>Requirements Evaluation Plan</w:t>
      </w:r>
      <w:bookmarkEnd w:id="3"/>
    </w:p>
    <w:p>
      <w:pPr>
        <w:jc w:val="left"/>
      </w:pPr>
    </w:p>
    <w:p>
      <w:pPr>
        <w:jc w:val="left"/>
        <w:rPr>
          <w:rFonts w:ascii="Times New Roman" w:hAnsi="Times New Roman" w:cs="Times New Roman"/>
          <w:szCs w:val="24"/>
        </w:rPr>
      </w:pPr>
      <w:r>
        <w:rPr>
          <w:rFonts w:ascii="Times New Roman" w:hAnsi="Times New Roman" w:cs="Times New Roman"/>
          <w:szCs w:val="24"/>
        </w:rPr>
        <w:t>What criteria to use to evaluate your system or experimental results? Who will be involved in the evaluation? What type of testing will you do to verify the quality of your software? In short, how will you verify that your project achieves what it sets out to do?</w:t>
      </w:r>
    </w:p>
    <w:p>
      <w:pPr>
        <w:jc w:val="left"/>
      </w:pPr>
    </w:p>
    <w:p>
      <w:pPr>
        <w:jc w:val="left"/>
        <w:rPr>
          <w:lang w:val="en-US"/>
        </w:rPr>
      </w:pPr>
      <w:r>
        <w:rPr>
          <w:lang w:val="en-US"/>
        </w:rPr>
        <w:t>The criteria I will use to evaluate the software are speed, volume, performance, and scalability.</w:t>
      </w:r>
    </w:p>
    <w:p>
      <w:pPr>
        <w:jc w:val="left"/>
      </w:pPr>
    </w:p>
    <w:p>
      <w:pPr>
        <w:jc w:val="left"/>
        <w:rPr>
          <w:lang w:val="en-US"/>
        </w:rPr>
      </w:pPr>
      <w:r>
        <w:rPr>
          <w:lang w:val="en-US"/>
        </w:rPr>
        <w:t xml:space="preserve">I will be manually test the software to check if there are any bugs or any other glitches which might occur during the game. There will be many testing such as </w:t>
      </w:r>
    </w:p>
    <w:p>
      <w:pPr>
        <w:jc w:val="left"/>
        <w:rPr>
          <w:lang w:val="en-US"/>
        </w:rPr>
      </w:pPr>
    </w:p>
    <w:p>
      <w:pPr>
        <w:jc w:val="left"/>
        <w:rPr>
          <w:lang w:val="en-US"/>
        </w:rPr>
      </w:pPr>
      <w:r>
        <w:rPr>
          <w:lang w:val="en-US"/>
        </w:rPr>
        <w:t xml:space="preserve">1. Performance testing: This test will show us the reliability, and the speed of the application during high load times. </w:t>
      </w:r>
    </w:p>
    <w:p>
      <w:pPr>
        <w:jc w:val="left"/>
        <w:rPr>
          <w:lang w:val="en-US"/>
        </w:rPr>
      </w:pPr>
      <w:r>
        <w:rPr>
          <w:lang w:val="en-US"/>
        </w:rPr>
        <w:t xml:space="preserve">2. Usability testing: This test will indicate if there are any bugs in the software or any glitches. </w:t>
      </w:r>
    </w:p>
    <w:p>
      <w:pPr>
        <w:jc w:val="left"/>
        <w:rPr>
          <w:lang w:val="en-US"/>
        </w:rPr>
      </w:pPr>
    </w:p>
    <w:p>
      <w:pPr>
        <w:ind w:left="120" w:hanging="120" w:hangingChars="50"/>
        <w:jc w:val="left"/>
        <w:rPr>
          <w:lang w:val="en-US"/>
        </w:rPr>
      </w:pPr>
      <w:r>
        <w:rPr>
          <w:lang w:val="en-US"/>
        </w:rPr>
        <w:t>3.Volume testing: In this test the software’s data is opened up in a database, and the overall application behavior is observed. The goal is to check the software performance  during different database volumes.</w:t>
      </w:r>
    </w:p>
    <w:p>
      <w:pPr>
        <w:jc w:val="left"/>
        <w:rPr>
          <w:lang w:val="en-US"/>
        </w:rPr>
      </w:pPr>
    </w:p>
    <w:p>
      <w:pPr>
        <w:ind w:left="240" w:hanging="240" w:hangingChars="100"/>
        <w:jc w:val="left"/>
        <w:rPr>
          <w:lang w:val="en-US"/>
        </w:rPr>
      </w:pPr>
      <w:r>
        <w:rPr>
          <w:lang w:val="en-US"/>
        </w:rPr>
        <w:t>4.Load testing: This will help me to check the capability of the software during high load times. The main goal of this type of test is to identify performance bottlenecks before the actual application goes live.</w:t>
      </w:r>
    </w:p>
    <w:p>
      <w:pPr>
        <w:rPr>
          <w:lang w:val="en-US"/>
        </w:rPr>
      </w:pPr>
      <w:r>
        <w:rPr>
          <w:lang w:val="en-US"/>
        </w:rPr>
        <w:br w:type="page"/>
      </w:r>
    </w:p>
    <w:p>
      <w:pPr>
        <w:jc w:val="left"/>
        <w:rPr>
          <w:lang w:val="en-US"/>
        </w:rPr>
      </w:pPr>
    </w:p>
    <w:p>
      <w:pPr>
        <w:jc w:val="left"/>
        <w:rPr>
          <w:lang w:val="en-US"/>
        </w:rPr>
      </w:pPr>
    </w:p>
    <w:p>
      <w:pPr>
        <w:jc w:val="left"/>
        <w:rPr>
          <w:lang w:val="en-US"/>
        </w:rPr>
      </w:pPr>
      <w:r>
        <w:rPr>
          <w:lang w:val="en-US"/>
        </w:rPr>
        <w:t xml:space="preserve">The things mentioned above will help me verify and achieve what the application is set out to do. </w:t>
      </w:r>
    </w:p>
    <w:p>
      <w:pPr>
        <w:jc w:val="left"/>
      </w:pPr>
    </w:p>
    <w:p>
      <w:pPr>
        <w:pStyle w:val="2"/>
        <w:numPr>
          <w:ilvl w:val="0"/>
          <w:numId w:val="2"/>
        </w:numPr>
        <w:spacing w:before="0"/>
        <w:jc w:val="left"/>
        <w:rPr>
          <w:rFonts w:ascii="Times New Roman" w:hAnsi="Times New Roman" w:cs="Times New Roman"/>
          <w:b/>
          <w:bCs/>
        </w:rPr>
      </w:pPr>
      <w:bookmarkStart w:id="4" w:name="_Toc65510910"/>
      <w:r>
        <w:rPr>
          <w:rFonts w:ascii="Times New Roman" w:hAnsi="Times New Roman" w:cs="Times New Roman"/>
          <w:b/>
          <w:bCs/>
        </w:rPr>
        <w:t>Background Research and Reading list</w:t>
      </w:r>
      <w:bookmarkEnd w:id="4"/>
    </w:p>
    <w:p>
      <w:pPr>
        <w:jc w:val="left"/>
      </w:pPr>
    </w:p>
    <w:p>
      <w:pPr>
        <w:jc w:val="left"/>
        <w:rPr>
          <w:rFonts w:ascii="Times New Roman" w:hAnsi="Times New Roman" w:cs="Times New Roman"/>
          <w:szCs w:val="24"/>
        </w:rPr>
      </w:pPr>
      <w:r>
        <w:rPr>
          <w:rFonts w:ascii="Times New Roman" w:hAnsi="Times New Roman" w:cs="Times New Roman"/>
          <w:szCs w:val="24"/>
        </w:rPr>
        <w:t>Background material (including a reading list and literature review where appropriate);</w:t>
      </w:r>
    </w:p>
    <w:p>
      <w:pPr>
        <w:jc w:val="left"/>
        <w:rPr>
          <w:rFonts w:ascii="Times New Roman" w:hAnsi="Times New Roman" w:cs="Times New Roman"/>
          <w:szCs w:val="24"/>
        </w:rPr>
      </w:pPr>
    </w:p>
    <w:p>
      <w:pPr>
        <w:jc w:val="left"/>
        <w:rPr>
          <w:rFonts w:ascii="Times New Roman" w:hAnsi="Times New Roman" w:cs="Times New Roman"/>
          <w:szCs w:val="24"/>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5" w:name="_Toc65510911"/>
      <w:r>
        <w:rPr>
          <w:rFonts w:ascii="Times New Roman" w:hAnsi="Times New Roman" w:cs="Times New Roman"/>
          <w:b/>
          <w:bCs/>
        </w:rPr>
        <w:t>Time-plan and Risk Plan</w:t>
      </w:r>
      <w:bookmarkEnd w:id="5"/>
    </w:p>
    <w:p>
      <w:pPr>
        <w:jc w:val="left"/>
        <w:rPr>
          <w:rFonts w:ascii="Times New Roman" w:hAnsi="Times New Roman" w:cs="Times New Roman"/>
        </w:rPr>
      </w:pPr>
    </w:p>
    <w:p>
      <w:pPr>
        <w:jc w:val="left"/>
        <w:rPr>
          <w:rFonts w:ascii="Times New Roman" w:hAnsi="Times New Roman" w:cs="Times New Roman"/>
          <w:szCs w:val="25"/>
        </w:rPr>
      </w:pPr>
      <w:r>
        <w:rPr>
          <w:rFonts w:ascii="Times New Roman" w:hAnsi="Times New Roman" w:cs="Times New Roman"/>
          <w:szCs w:val="25"/>
        </w:rPr>
        <w:t>A detailed timetable and plan for achieving the objectives of the project (this could be tabulated or in the form of a Gantt chart), including the milestones of the project and a risk plan; Explain target dates and amount of time required for the completion of aspects of the project</w:t>
      </w:r>
    </w:p>
    <w:p>
      <w:pPr>
        <w:jc w:val="left"/>
        <w:rPr>
          <w:rFonts w:ascii="Times New Roman" w:hAnsi="Times New Roman" w:cs="Times New Roman"/>
          <w:szCs w:val="25"/>
        </w:rPr>
      </w:pPr>
    </w:p>
    <w:p>
      <w:pPr>
        <w:jc w:val="left"/>
        <w:rPr>
          <w:rFonts w:ascii="Times New Roman" w:hAnsi="Times New Roman" w:cs="Times New Roman"/>
          <w:szCs w:val="25"/>
          <w:lang w:val="en-US"/>
        </w:rPr>
      </w:pPr>
      <w:r>
        <w:rPr>
          <w:rFonts w:ascii="Times New Roman" w:hAnsi="Times New Roman" w:cs="Times New Roman"/>
          <w:szCs w:val="25"/>
          <w:lang w:val="en-US"/>
        </w:rPr>
        <w:t>On 03/08/21 I will start the first phase of the project which is the design part. I will spend two days maximum on it. After that I will start the coding part where I will do my best to complete it.</w:t>
      </w:r>
    </w:p>
    <w:p>
      <w:pPr>
        <w:jc w:val="left"/>
        <w:rPr>
          <w:rFonts w:ascii="Times New Roman" w:hAnsi="Times New Roman" w:cs="Times New Roman"/>
          <w:szCs w:val="25"/>
          <w:lang w:val="en-US"/>
        </w:rPr>
      </w:pPr>
    </w:p>
    <w:p>
      <w:pPr>
        <w:jc w:val="left"/>
        <w:rPr>
          <w:rFonts w:ascii="Times New Roman" w:hAnsi="Times New Roman" w:cs="Times New Roman"/>
          <w:szCs w:val="25"/>
          <w:lang w:val="en-US"/>
        </w:rPr>
      </w:pPr>
      <w:r>
        <w:rPr>
          <w:rFonts w:ascii="Times New Roman" w:hAnsi="Times New Roman" w:cs="Times New Roman"/>
          <w:szCs w:val="25"/>
          <w:lang w:val="en-US"/>
        </w:rPr>
        <w:t>The coding part will be divided such as the first part will be development of the AI computer against the player. The other part will be the multiplayer where two players go against each other; Each part will take 2 weeks to execute.</w:t>
      </w:r>
    </w:p>
    <w:p>
      <w:pPr>
        <w:jc w:val="left"/>
        <w:rPr>
          <w:rFonts w:ascii="Times New Roman" w:hAnsi="Times New Roman" w:cs="Times New Roman"/>
          <w:szCs w:val="25"/>
          <w:lang w:val="en-US"/>
        </w:rPr>
      </w:pPr>
    </w:p>
    <w:p>
      <w:pPr>
        <w:jc w:val="left"/>
        <w:rPr>
          <w:rFonts w:ascii="Times New Roman" w:hAnsi="Times New Roman" w:cs="Times New Roman"/>
          <w:szCs w:val="25"/>
          <w:lang w:val="en-US"/>
        </w:rPr>
      </w:pPr>
      <w:r>
        <w:rPr>
          <w:rFonts w:ascii="Times New Roman" w:hAnsi="Times New Roman" w:cs="Times New Roman"/>
          <w:szCs w:val="25"/>
          <w:lang w:val="en-US"/>
        </w:rPr>
        <w:t xml:space="preserve"> Finally, After the coding part I will start to  test the application for any bugs or any other glitches which would interrupt the gameplay for the users, this would take me a few days to execute.</w:t>
      </w:r>
    </w:p>
    <w:p>
      <w:pPr>
        <w:jc w:val="left"/>
        <w:rPr>
          <w:ins w:id="376" w:author="Carrie Carruthers" w:date="2021-03-15T10:58:00Z"/>
          <w:rFonts w:ascii="Times New Roman" w:hAnsi="Times New Roman" w:cs="Times New Roman"/>
        </w:rPr>
      </w:pPr>
    </w:p>
    <w:p>
      <w:pPr>
        <w:jc w:val="left"/>
        <w:rPr>
          <w:ins w:id="377" w:author="Carrie Carruthers" w:date="2021-03-15T10:58:00Z"/>
          <w:rFonts w:ascii="Times New Roman" w:hAnsi="Times New Roman" w:cs="Times New Roman"/>
        </w:rPr>
      </w:pPr>
      <w:ins w:id="378" w:author="Carrie Carruthers" w:date="2021-03-15T10:58:00Z">
        <w:r>
          <w:rPr>
            <w:rFonts w:ascii="Times New Roman" w:hAnsi="Times New Roman" w:cs="Times New Roman"/>
          </w:rPr>
          <w:t>Design</w:t>
        </w:r>
      </w:ins>
    </w:p>
    <w:p>
      <w:pPr>
        <w:jc w:val="left"/>
        <w:rPr>
          <w:ins w:id="379" w:author="Carrie Carruthers" w:date="2021-03-15T10:58:00Z"/>
          <w:rFonts w:ascii="Times New Roman" w:hAnsi="Times New Roman" w:cs="Times New Roman"/>
        </w:rPr>
      </w:pPr>
    </w:p>
    <w:p>
      <w:pPr>
        <w:jc w:val="left"/>
        <w:rPr>
          <w:ins w:id="380" w:author="Carrie Carruthers" w:date="2021-03-15T10:58:00Z"/>
          <w:rFonts w:hint="default" w:ascii="Times New Roman" w:hAnsi="Times New Roman" w:cs="Times New Roman"/>
          <w:lang w:val="en-US"/>
        </w:rPr>
      </w:pPr>
      <w:ins w:id="381" w:author="Master" w:date="2021-03-17T09:53:58Z">
        <w:r>
          <w:rPr>
            <w:rFonts w:hint="default" w:ascii="Times New Roman" w:hAnsi="Times New Roman" w:cs="Times New Roman"/>
            <w:lang w:val="en-US"/>
          </w:rPr>
          <w:drawing>
            <wp:inline distT="0" distB="0" distL="114300" distR="114300">
              <wp:extent cx="2727960" cy="4533900"/>
              <wp:effectExtent l="0" t="0" r="0" b="7620"/>
              <wp:docPr id="3" name="Picture 3"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
                      <pic:cNvPicPr>
                        <a:picLocks noChangeAspect="1"/>
                      </pic:cNvPicPr>
                    </pic:nvPicPr>
                    <pic:blipFill>
                      <a:blip r:embed="rId5"/>
                      <a:stretch>
                        <a:fillRect/>
                      </a:stretch>
                    </pic:blipFill>
                    <pic:spPr>
                      <a:xfrm>
                        <a:off x="0" y="0"/>
                        <a:ext cx="2727960" cy="4533900"/>
                      </a:xfrm>
                      <a:prstGeom prst="rect">
                        <a:avLst/>
                      </a:prstGeom>
                    </pic:spPr>
                  </pic:pic>
                </a:graphicData>
              </a:graphic>
            </wp:inline>
          </w:drawing>
        </w:r>
      </w:ins>
      <w:ins w:id="383" w:author="Master" w:date="2021-03-17T09:54:03Z">
        <w:r>
          <w:rPr>
            <w:rFonts w:hint="default" w:ascii="Times New Roman" w:hAnsi="Times New Roman" w:cs="Times New Roman"/>
            <w:lang w:val="en-US"/>
          </w:rPr>
          <w:drawing>
            <wp:inline distT="0" distB="0" distL="114300" distR="114300">
              <wp:extent cx="2849880" cy="4655820"/>
              <wp:effectExtent l="0" t="0" r="0" b="7620"/>
              <wp:docPr id="4" name="Picture 4" desc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
                      <pic:cNvPicPr>
                        <a:picLocks noChangeAspect="1"/>
                      </pic:cNvPicPr>
                    </pic:nvPicPr>
                    <pic:blipFill>
                      <a:blip r:embed="rId6"/>
                      <a:stretch>
                        <a:fillRect/>
                      </a:stretch>
                    </pic:blipFill>
                    <pic:spPr>
                      <a:xfrm>
                        <a:off x="0" y="0"/>
                        <a:ext cx="2849880" cy="4655820"/>
                      </a:xfrm>
                      <a:prstGeom prst="rect">
                        <a:avLst/>
                      </a:prstGeom>
                    </pic:spPr>
                  </pic:pic>
                </a:graphicData>
              </a:graphic>
            </wp:inline>
          </w:drawing>
        </w:r>
      </w:ins>
    </w:p>
    <w:p>
      <w:pPr>
        <w:jc w:val="left"/>
        <w:rPr>
          <w:ins w:id="385" w:author="Carrie Carruthers" w:date="2021-03-15T10:58:00Z"/>
          <w:rFonts w:ascii="Times New Roman" w:hAnsi="Times New Roman" w:cs="Times New Roman"/>
        </w:rPr>
      </w:pPr>
    </w:p>
    <w:p>
      <w:pPr>
        <w:jc w:val="left"/>
        <w:rPr>
          <w:ins w:id="386" w:author="Carrie Carruthers" w:date="2021-03-15T10:58:00Z"/>
          <w:rFonts w:ascii="Times New Roman" w:hAnsi="Times New Roman" w:cs="Times New Roman"/>
        </w:rPr>
      </w:pPr>
      <w:ins w:id="387" w:author="Carrie Carruthers" w:date="2021-03-15T10:58:00Z">
        <w:r>
          <w:rPr>
            <w:rFonts w:ascii="Times New Roman" w:hAnsi="Times New Roman" w:cs="Times New Roman"/>
          </w:rPr>
          <w:t>Implementation</w:t>
        </w:r>
      </w:ins>
    </w:p>
    <w:p>
      <w:pPr>
        <w:jc w:val="left"/>
        <w:rPr>
          <w:ins w:id="388" w:author="Carrie Carruthers" w:date="2021-03-15T10:58:00Z"/>
          <w:rFonts w:ascii="Times New Roman" w:hAnsi="Times New Roman" w:cs="Times New Roman"/>
        </w:rPr>
      </w:pPr>
    </w:p>
    <w:p>
      <w:pPr>
        <w:jc w:val="left"/>
        <w:rPr>
          <w:ins w:id="389" w:author="Carrie Carruthers" w:date="2021-03-15T10:58:00Z"/>
          <w:rFonts w:ascii="Times New Roman" w:hAnsi="Times New Roman" w:cs="Times New Roman"/>
        </w:rPr>
      </w:pPr>
    </w:p>
    <w:p>
      <w:pPr>
        <w:jc w:val="left"/>
        <w:rPr>
          <w:ins w:id="390" w:author="Carrie Carruthers" w:date="2021-03-15T10:58:00Z"/>
          <w:rFonts w:ascii="Times New Roman" w:hAnsi="Times New Roman" w:cs="Times New Roman"/>
        </w:rPr>
      </w:pPr>
    </w:p>
    <w:p>
      <w:pPr>
        <w:jc w:val="left"/>
        <w:rPr>
          <w:ins w:id="391" w:author="Carrie Carruthers" w:date="2021-03-15T10:58:00Z"/>
          <w:rFonts w:hint="default" w:ascii="Times New Roman" w:hAnsi="Times New Roman" w:cs="Times New Roman"/>
          <w:lang w:val="en-US"/>
        </w:rPr>
      </w:pPr>
      <w:ins w:id="392" w:author="Master" w:date="2021-03-17T09:55:03Z">
        <w:r>
          <w:rPr>
            <w:rFonts w:hint="default" w:ascii="Times New Roman" w:hAnsi="Times New Roman" w:cs="Times New Roman"/>
            <w:lang w:val="en-US"/>
          </w:rPr>
          <w:drawing>
            <wp:inline distT="0" distB="0" distL="114300" distR="114300">
              <wp:extent cx="5727700" cy="2867660"/>
              <wp:effectExtent l="0" t="0" r="2540" b="12700"/>
              <wp:docPr id="5" name="Picture 5"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
                      <pic:cNvPicPr>
                        <a:picLocks noChangeAspect="1"/>
                      </pic:cNvPicPr>
                    </pic:nvPicPr>
                    <pic:blipFill>
                      <a:blip r:embed="rId7"/>
                      <a:stretch>
                        <a:fillRect/>
                      </a:stretch>
                    </pic:blipFill>
                    <pic:spPr>
                      <a:xfrm>
                        <a:off x="0" y="0"/>
                        <a:ext cx="5727700" cy="2867660"/>
                      </a:xfrm>
                      <a:prstGeom prst="rect">
                        <a:avLst/>
                      </a:prstGeom>
                    </pic:spPr>
                  </pic:pic>
                </a:graphicData>
              </a:graphic>
            </wp:inline>
          </w:drawing>
        </w:r>
      </w:ins>
    </w:p>
    <w:p>
      <w:pPr>
        <w:jc w:val="left"/>
        <w:rPr>
          <w:ins w:id="394" w:author="Carrie Carruthers" w:date="2021-03-15T10:58:00Z"/>
          <w:rFonts w:ascii="Times New Roman" w:hAnsi="Times New Roman" w:cs="Times New Roman"/>
        </w:rPr>
      </w:pPr>
    </w:p>
    <w:p>
      <w:pPr>
        <w:jc w:val="left"/>
        <w:rPr>
          <w:ins w:id="395" w:author="Carrie Carruthers" w:date="2021-03-15T10:58:00Z"/>
          <w:rFonts w:hint="default" w:ascii="Times New Roman" w:hAnsi="Times New Roman" w:cs="Times New Roman"/>
          <w:lang w:val="en-US"/>
        </w:rPr>
      </w:pPr>
      <w:ins w:id="396" w:author="Master" w:date="2021-03-17T09:56:33Z">
        <w:r>
          <w:rPr>
            <w:rFonts w:hint="default" w:ascii="Times New Roman" w:hAnsi="Times New Roman" w:cs="Times New Roman"/>
            <w:lang w:val="en-US"/>
          </w:rPr>
          <w:drawing>
            <wp:inline distT="0" distB="0" distL="114300" distR="114300">
              <wp:extent cx="5728335" cy="4759960"/>
              <wp:effectExtent l="0" t="0" r="1905" b="10160"/>
              <wp:docPr id="6" name="Picture 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cNvPicPr>
                        <a:picLocks noChangeAspect="1"/>
                      </pic:cNvPicPr>
                    </pic:nvPicPr>
                    <pic:blipFill>
                      <a:blip r:embed="rId8"/>
                      <a:stretch>
                        <a:fillRect/>
                      </a:stretch>
                    </pic:blipFill>
                    <pic:spPr>
                      <a:xfrm>
                        <a:off x="0" y="0"/>
                        <a:ext cx="5728335" cy="4759960"/>
                      </a:xfrm>
                      <a:prstGeom prst="rect">
                        <a:avLst/>
                      </a:prstGeom>
                    </pic:spPr>
                  </pic:pic>
                </a:graphicData>
              </a:graphic>
            </wp:inline>
          </w:drawing>
        </w:r>
      </w:ins>
    </w:p>
    <w:p>
      <w:pPr>
        <w:jc w:val="left"/>
        <w:rPr>
          <w:ins w:id="398" w:author="Carrie Carruthers" w:date="2021-03-15T10:58:00Z"/>
          <w:rFonts w:ascii="Times New Roman" w:hAnsi="Times New Roman" w:cs="Times New Roman"/>
        </w:rPr>
      </w:pPr>
    </w:p>
    <w:p>
      <w:pPr>
        <w:jc w:val="left"/>
        <w:rPr>
          <w:ins w:id="399" w:author="Carrie Carruthers" w:date="2021-03-15T10:58:00Z"/>
          <w:rFonts w:ascii="Times New Roman" w:hAnsi="Times New Roman" w:cs="Times New Roman"/>
        </w:rPr>
      </w:pPr>
    </w:p>
    <w:p>
      <w:pPr>
        <w:jc w:val="left"/>
        <w:rPr>
          <w:ins w:id="400" w:author="Carrie Carruthers" w:date="2021-03-15T10:58:00Z"/>
          <w:rFonts w:ascii="Times New Roman" w:hAnsi="Times New Roman" w:cs="Times New Roman"/>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6" w:name="_Toc65510912"/>
      <w:r>
        <w:rPr>
          <w:rFonts w:ascii="Times New Roman" w:hAnsi="Times New Roman" w:cs="Times New Roman"/>
          <w:b/>
          <w:bCs/>
        </w:rPr>
        <w:t>References</w:t>
      </w:r>
      <w:bookmarkEnd w:id="6"/>
    </w:p>
    <w:p>
      <w:pPr>
        <w:jc w:val="left"/>
      </w:pPr>
    </w:p>
    <w:p>
      <w:pPr>
        <w:jc w:val="left"/>
        <w:rPr>
          <w:rFonts w:ascii="Times New Roman" w:hAnsi="Times New Roman" w:cs="Times New Roman"/>
          <w:szCs w:val="24"/>
        </w:rPr>
      </w:pPr>
      <w:r>
        <w:rPr>
          <w:rFonts w:ascii="Times New Roman" w:hAnsi="Times New Roman" w:cs="Times New Roman"/>
          <w:szCs w:val="24"/>
        </w:rPr>
        <w:t>The reference list should contain a mixture of books, research papers (if appropriate) and internet resources, and should not consist only (or mainly) of Internet resources;</w:t>
      </w:r>
    </w:p>
    <w:p>
      <w:pPr>
        <w:jc w:val="left"/>
        <w:rPr>
          <w:rFonts w:ascii="Times New Roman" w:hAnsi="Times New Roman" w:cs="Times New Roman"/>
          <w:szCs w:val="24"/>
        </w:rPr>
      </w:pPr>
    </w:p>
    <w:p>
      <w:pPr>
        <w:pStyle w:val="2"/>
        <w:keepNext w:val="0"/>
        <w:keepLines w:val="0"/>
        <w:shd w:val="clear" w:color="auto" w:fill="FFFFFF"/>
        <w:spacing w:line="14" w:lineRule="atLeast"/>
        <w:rPr>
          <w:rFonts w:ascii="Arial" w:hAnsi="Arial" w:eastAsia="Arial" w:cs="Arial"/>
          <w:color w:val="333333"/>
          <w:sz w:val="18"/>
          <w:szCs w:val="18"/>
        </w:rPr>
      </w:pPr>
      <w:r>
        <w:rPr>
          <w:lang w:val="en-US"/>
        </w:rPr>
        <w:t xml:space="preserve"> </w:t>
      </w:r>
      <w:r>
        <w:fldChar w:fldCharType="begin"/>
      </w:r>
      <w:r>
        <w:instrText xml:space="preserve"> HYPERLINK "https://www.thesprucecrafts.com/erik-arneson-409240" </w:instrText>
      </w:r>
      <w:r>
        <w:fldChar w:fldCharType="separate"/>
      </w:r>
      <w:r>
        <w:rPr>
          <w:rStyle w:val="7"/>
          <w:rFonts w:ascii="Arial" w:hAnsi="Arial" w:eastAsia="Arial" w:cs="Arial"/>
          <w:color w:val="333333"/>
          <w:sz w:val="19"/>
          <w:szCs w:val="19"/>
          <w:u w:val="none"/>
          <w:shd w:val="clear" w:color="auto" w:fill="FFFFFF"/>
        </w:rPr>
        <w:t>Erik Arneson</w:t>
      </w:r>
      <w:r>
        <w:rPr>
          <w:rStyle w:val="7"/>
          <w:rFonts w:ascii="Arial" w:hAnsi="Arial" w:eastAsia="Arial" w:cs="Arial"/>
          <w:color w:val="333333"/>
          <w:sz w:val="19"/>
          <w:szCs w:val="19"/>
          <w:u w:val="none"/>
          <w:shd w:val="clear" w:color="auto" w:fill="FFFFFF"/>
        </w:rPr>
        <w:fldChar w:fldCharType="end"/>
      </w:r>
      <w:r>
        <w:rPr>
          <w:rFonts w:eastAsia="Arial" w:cs="Arial"/>
          <w:color w:val="333333"/>
          <w:sz w:val="19"/>
          <w:szCs w:val="19"/>
          <w:shd w:val="clear" w:color="auto" w:fill="FFFFFF"/>
          <w:lang w:val="en-US"/>
        </w:rPr>
        <w:t xml:space="preserve"> (2020) </w:t>
      </w:r>
      <w:r>
        <w:rPr>
          <w:rFonts w:ascii="Arial" w:hAnsi="Arial" w:eastAsia="Arial" w:cs="Arial"/>
          <w:color w:val="333333"/>
          <w:sz w:val="18"/>
          <w:szCs w:val="18"/>
          <w:shd w:val="clear" w:color="auto" w:fill="FFFFFF"/>
        </w:rPr>
        <w:t>How to Play Tic-Tac-Toe</w:t>
      </w:r>
    </w:p>
    <w:p>
      <w:pPr>
        <w:jc w:val="left"/>
        <w:rPr>
          <w:rFonts w:eastAsia="Arial"/>
          <w:color w:val="333333"/>
          <w:sz w:val="19"/>
          <w:szCs w:val="19"/>
          <w:shd w:val="clear" w:color="auto" w:fill="FFFFFF"/>
          <w:lang w:val="en-US"/>
        </w:rPr>
      </w:pPr>
      <w:r>
        <w:rPr>
          <w:rFonts w:eastAsia="Arial"/>
          <w:color w:val="333333"/>
          <w:sz w:val="19"/>
          <w:szCs w:val="19"/>
          <w:shd w:val="clear" w:color="auto" w:fill="FFFFFF"/>
          <w:lang w:val="en-US"/>
        </w:rPr>
        <w:t xml:space="preserve">      Retrieved from </w:t>
      </w:r>
      <w:r>
        <w:fldChar w:fldCharType="begin"/>
      </w:r>
      <w:r>
        <w:instrText xml:space="preserve"> HYPERLINK "https://www.thesprucecrafts.com/tic-tac-toe-game-rules-412170" </w:instrText>
      </w:r>
      <w:r>
        <w:fldChar w:fldCharType="separate"/>
      </w:r>
      <w:r>
        <w:rPr>
          <w:rStyle w:val="7"/>
          <w:rFonts w:eastAsia="Arial"/>
          <w:sz w:val="19"/>
          <w:szCs w:val="19"/>
          <w:shd w:val="clear" w:color="auto" w:fill="FFFFFF"/>
          <w:lang w:val="en-US"/>
        </w:rPr>
        <w:t>https://www.thesprucecrafts.com/tic-tac-toe-game-rules-412170</w:t>
      </w:r>
      <w:r>
        <w:rPr>
          <w:rStyle w:val="7"/>
          <w:rFonts w:eastAsia="Arial"/>
          <w:sz w:val="19"/>
          <w:szCs w:val="19"/>
          <w:shd w:val="clear" w:color="auto" w:fill="FFFFFF"/>
          <w:lang w:val="en-US"/>
        </w:rPr>
        <w:fldChar w:fldCharType="end"/>
      </w:r>
    </w:p>
    <w:p>
      <w:pPr>
        <w:pStyle w:val="2"/>
        <w:keepNext w:val="0"/>
        <w:keepLines w:val="0"/>
        <w:rPr>
          <w:rFonts w:ascii="Arial" w:hAnsi="Arial" w:eastAsia="Arial" w:cs="Arial"/>
          <w:b/>
          <w:bCs/>
          <w:sz w:val="20"/>
          <w:szCs w:val="20"/>
          <w:lang w:val="en-US"/>
        </w:rPr>
      </w:pPr>
      <w:r>
        <w:rPr>
          <w:rFonts w:ascii="Arial" w:hAnsi="Arial" w:eastAsia="Arial" w:cs="Arial"/>
          <w:b/>
          <w:bCs/>
          <w:color w:val="222222"/>
          <w:sz w:val="20"/>
          <w:szCs w:val="20"/>
          <w:shd w:val="clear" w:color="auto" w:fill="FFFFFF"/>
        </w:rPr>
        <w:t>Performance Testing Tutorial: What is, Types, Metrics &amp; Example</w:t>
      </w:r>
      <w:r>
        <w:rPr>
          <w:rFonts w:ascii="Arial" w:hAnsi="Arial" w:eastAsia="Arial" w:cs="Arial"/>
          <w:b/>
          <w:bCs/>
          <w:color w:val="222222"/>
          <w:sz w:val="20"/>
          <w:szCs w:val="20"/>
          <w:shd w:val="clear" w:color="auto" w:fill="FFFFFF"/>
          <w:lang w:val="en-US"/>
        </w:rPr>
        <w:t xml:space="preserve"> Retrievedfrom </w:t>
      </w:r>
      <w:r>
        <w:rPr>
          <w:rFonts w:ascii="Arial" w:hAnsi="Arial" w:eastAsia="Arial"/>
          <w:b/>
          <w:bCs/>
          <w:color w:val="222222"/>
          <w:sz w:val="20"/>
          <w:szCs w:val="20"/>
          <w:shd w:val="clear" w:color="auto" w:fill="FFFFFF"/>
          <w:lang w:val="en-US"/>
        </w:rPr>
        <w:t>https://www.guru99.com/performance-testing.html</w:t>
      </w:r>
    </w:p>
    <w:p>
      <w:pPr>
        <w:shd w:val="clear" w:color="auto" w:fill="FFFFFF"/>
        <w:jc w:val="left"/>
        <w:rPr>
          <w:rFonts w:eastAsia="Arial" w:cs="Arial"/>
          <w:color w:val="222222"/>
          <w:sz w:val="21"/>
          <w:szCs w:val="21"/>
        </w:rPr>
      </w:pPr>
    </w:p>
    <w:p>
      <w:pPr>
        <w:jc w:val="left"/>
        <w:rPr>
          <w:rFonts w:eastAsia="Arial"/>
          <w:color w:val="333333"/>
          <w:sz w:val="19"/>
          <w:szCs w:val="19"/>
          <w:shd w:val="clear" w:color="auto" w:fill="FFFFFF"/>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Courier10 BT"/>
    <w:panose1 w:val="02010600030101010101"/>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Open Sans Light">
    <w:altName w:val="Open Sans"/>
    <w:panose1 w:val="020B0306030504020204"/>
    <w:charset w:val="00"/>
    <w:family w:val="swiss"/>
    <w:pitch w:val="default"/>
    <w:sig w:usb0="00000000" w:usb1="00000000" w:usb2="00000028" w:usb3="00000000" w:csb0="0000019F" w:csb1="00000000"/>
  </w:font>
  <w:font w:name="Microsoft YaHei">
    <w:panose1 w:val="020B0503020204020204"/>
    <w:charset w:val="86"/>
    <w:family w:val="auto"/>
    <w:pitch w:val="default"/>
    <w:sig w:usb0="80000287" w:usb1="2ACF3C50" w:usb2="00000016" w:usb3="00000000" w:csb0="0004001F" w:csb1="00000000"/>
  </w:font>
  <w:font w:name="Open Sans">
    <w:panose1 w:val="020B0606030504020204"/>
    <w:charset w:val="00"/>
    <w:family w:val="auto"/>
    <w:pitch w:val="default"/>
    <w:sig w:usb0="E00002EF" w:usb1="4000205B" w:usb2="00000028" w:usb3="00000000" w:csb0="2000019F" w:csb1="00000000"/>
  </w:font>
  <w:font w:name="Courier10 BT">
    <w:panose1 w:val="02070509030505020404"/>
    <w:charset w:val="00"/>
    <w:family w:val="auto"/>
    <w:pitch w:val="default"/>
    <w:sig w:usb0="800001AF" w:usb1="500060EA" w:usb2="00000000" w:usb3="00000000" w:csb0="0000009B" w:csb1="DDD5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0E755"/>
    <w:multiLevelType w:val="singleLevel"/>
    <w:tmpl w:val="9850E755"/>
    <w:lvl w:ilvl="0" w:tentative="0">
      <w:start w:val="1"/>
      <w:numFmt w:val="decimal"/>
      <w:suff w:val="space"/>
      <w:lvlText w:val="%1."/>
      <w:lvlJc w:val="left"/>
      <w:pPr>
        <w:ind w:left="240" w:firstLine="0"/>
      </w:pPr>
    </w:lvl>
  </w:abstractNum>
  <w:abstractNum w:abstractNumId="1">
    <w:nsid w:val="054E2A4D"/>
    <w:multiLevelType w:val="multilevel"/>
    <w:tmpl w:val="054E2A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1F337F7"/>
    <w:multiLevelType w:val="multilevel"/>
    <w:tmpl w:val="11F337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C9B0EC0"/>
    <w:multiLevelType w:val="multilevel"/>
    <w:tmpl w:val="4C9B0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6FA43FD6"/>
    <w:multiLevelType w:val="multilevel"/>
    <w:tmpl w:val="6FA43F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3"/>
  </w:num>
  <w:num w:numId="4">
    <w:abstractNumId w:val="3"/>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arrie Carruthers">
    <w15:presenceInfo w15:providerId="AD" w15:userId="S::carrie@thesparkarts.co.uk::4bfa53c2-7330-4dc0-b384-b9a2db98e475"/>
  </w15:person>
  <w15:person w15:author="Master">
    <w15:presenceInfo w15:providerId="None" w15:userId="Mas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trackRevisions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D43"/>
    <w:rsid w:val="0000502D"/>
    <w:rsid w:val="00023340"/>
    <w:rsid w:val="000412A0"/>
    <w:rsid w:val="00055093"/>
    <w:rsid w:val="00082C7C"/>
    <w:rsid w:val="000A6C2B"/>
    <w:rsid w:val="000C2F1E"/>
    <w:rsid w:val="000F7D1D"/>
    <w:rsid w:val="00104009"/>
    <w:rsid w:val="0010674A"/>
    <w:rsid w:val="00114BB6"/>
    <w:rsid w:val="00146E25"/>
    <w:rsid w:val="00160351"/>
    <w:rsid w:val="0016243D"/>
    <w:rsid w:val="00166AFF"/>
    <w:rsid w:val="00183B47"/>
    <w:rsid w:val="001B0477"/>
    <w:rsid w:val="001F2DA5"/>
    <w:rsid w:val="00212245"/>
    <w:rsid w:val="0023171A"/>
    <w:rsid w:val="00237583"/>
    <w:rsid w:val="00262E18"/>
    <w:rsid w:val="00272087"/>
    <w:rsid w:val="00276A00"/>
    <w:rsid w:val="0029711F"/>
    <w:rsid w:val="002B0E1A"/>
    <w:rsid w:val="002B35C3"/>
    <w:rsid w:val="002B464A"/>
    <w:rsid w:val="002B7D3B"/>
    <w:rsid w:val="002D72CA"/>
    <w:rsid w:val="002F6B4E"/>
    <w:rsid w:val="003002BC"/>
    <w:rsid w:val="003238C1"/>
    <w:rsid w:val="00350A6B"/>
    <w:rsid w:val="00357C83"/>
    <w:rsid w:val="00361C7A"/>
    <w:rsid w:val="00361F95"/>
    <w:rsid w:val="00374851"/>
    <w:rsid w:val="00385657"/>
    <w:rsid w:val="003C4157"/>
    <w:rsid w:val="003C64D2"/>
    <w:rsid w:val="003E1642"/>
    <w:rsid w:val="00414F96"/>
    <w:rsid w:val="00421605"/>
    <w:rsid w:val="00444A7B"/>
    <w:rsid w:val="00482C38"/>
    <w:rsid w:val="00496C22"/>
    <w:rsid w:val="004B0DD3"/>
    <w:rsid w:val="004C61C8"/>
    <w:rsid w:val="004F3BBD"/>
    <w:rsid w:val="00527ECE"/>
    <w:rsid w:val="005432D8"/>
    <w:rsid w:val="0055632F"/>
    <w:rsid w:val="005731DF"/>
    <w:rsid w:val="0059545D"/>
    <w:rsid w:val="005967B7"/>
    <w:rsid w:val="005A48DB"/>
    <w:rsid w:val="005B661D"/>
    <w:rsid w:val="005C23C2"/>
    <w:rsid w:val="005D5267"/>
    <w:rsid w:val="005F3ADB"/>
    <w:rsid w:val="006028DB"/>
    <w:rsid w:val="00614B86"/>
    <w:rsid w:val="0061673D"/>
    <w:rsid w:val="00641A74"/>
    <w:rsid w:val="00666F86"/>
    <w:rsid w:val="0067016F"/>
    <w:rsid w:val="00681CC2"/>
    <w:rsid w:val="006B4B0C"/>
    <w:rsid w:val="006D5700"/>
    <w:rsid w:val="006E1475"/>
    <w:rsid w:val="00703A2F"/>
    <w:rsid w:val="00747722"/>
    <w:rsid w:val="007530F1"/>
    <w:rsid w:val="007558DD"/>
    <w:rsid w:val="0076621A"/>
    <w:rsid w:val="00783C14"/>
    <w:rsid w:val="007917D4"/>
    <w:rsid w:val="00795297"/>
    <w:rsid w:val="007D730B"/>
    <w:rsid w:val="00834142"/>
    <w:rsid w:val="008471F3"/>
    <w:rsid w:val="0087040A"/>
    <w:rsid w:val="00874A19"/>
    <w:rsid w:val="00880DD1"/>
    <w:rsid w:val="00893540"/>
    <w:rsid w:val="008943F5"/>
    <w:rsid w:val="008A0B77"/>
    <w:rsid w:val="008B7D85"/>
    <w:rsid w:val="008C3581"/>
    <w:rsid w:val="008C460A"/>
    <w:rsid w:val="008D16F8"/>
    <w:rsid w:val="008E3455"/>
    <w:rsid w:val="00904446"/>
    <w:rsid w:val="00917B0E"/>
    <w:rsid w:val="009200ED"/>
    <w:rsid w:val="00933FD0"/>
    <w:rsid w:val="00953F49"/>
    <w:rsid w:val="009A53F2"/>
    <w:rsid w:val="009A6D43"/>
    <w:rsid w:val="009A6D6C"/>
    <w:rsid w:val="009C5615"/>
    <w:rsid w:val="009E3BB1"/>
    <w:rsid w:val="009E412B"/>
    <w:rsid w:val="00A34A4F"/>
    <w:rsid w:val="00A70AC4"/>
    <w:rsid w:val="00A7361D"/>
    <w:rsid w:val="00A9008F"/>
    <w:rsid w:val="00A91B72"/>
    <w:rsid w:val="00A95259"/>
    <w:rsid w:val="00A9698F"/>
    <w:rsid w:val="00AD5174"/>
    <w:rsid w:val="00AE45FF"/>
    <w:rsid w:val="00AF3306"/>
    <w:rsid w:val="00B16395"/>
    <w:rsid w:val="00B32F5F"/>
    <w:rsid w:val="00B618FD"/>
    <w:rsid w:val="00BB0090"/>
    <w:rsid w:val="00BC5844"/>
    <w:rsid w:val="00BD5458"/>
    <w:rsid w:val="00BD6217"/>
    <w:rsid w:val="00BE39B6"/>
    <w:rsid w:val="00BF5104"/>
    <w:rsid w:val="00C371BF"/>
    <w:rsid w:val="00C41A3D"/>
    <w:rsid w:val="00C452AD"/>
    <w:rsid w:val="00C65F53"/>
    <w:rsid w:val="00C75BE1"/>
    <w:rsid w:val="00C84E0A"/>
    <w:rsid w:val="00C95B47"/>
    <w:rsid w:val="00CA1995"/>
    <w:rsid w:val="00CB0E3B"/>
    <w:rsid w:val="00CC0A65"/>
    <w:rsid w:val="00CD20FB"/>
    <w:rsid w:val="00CE65F0"/>
    <w:rsid w:val="00D12D6F"/>
    <w:rsid w:val="00D143B2"/>
    <w:rsid w:val="00D26198"/>
    <w:rsid w:val="00D27C02"/>
    <w:rsid w:val="00D71647"/>
    <w:rsid w:val="00D77315"/>
    <w:rsid w:val="00D95AAD"/>
    <w:rsid w:val="00D96736"/>
    <w:rsid w:val="00DA3DF0"/>
    <w:rsid w:val="00DB4AAD"/>
    <w:rsid w:val="00DC7CAF"/>
    <w:rsid w:val="00DE6135"/>
    <w:rsid w:val="00DE7A4E"/>
    <w:rsid w:val="00DF1378"/>
    <w:rsid w:val="00DF26C5"/>
    <w:rsid w:val="00E14EF3"/>
    <w:rsid w:val="00E76F0F"/>
    <w:rsid w:val="00E77A25"/>
    <w:rsid w:val="00E82113"/>
    <w:rsid w:val="00EA263C"/>
    <w:rsid w:val="00EB6B47"/>
    <w:rsid w:val="00EF5D06"/>
    <w:rsid w:val="00F35468"/>
    <w:rsid w:val="00F356E4"/>
    <w:rsid w:val="00F40267"/>
    <w:rsid w:val="00F62497"/>
    <w:rsid w:val="00F73201"/>
    <w:rsid w:val="00F84787"/>
    <w:rsid w:val="00FB1EBB"/>
    <w:rsid w:val="00FC0FA3"/>
    <w:rsid w:val="00FD48E9"/>
    <w:rsid w:val="00FD7D6D"/>
    <w:rsid w:val="00FE08DB"/>
    <w:rsid w:val="00FF2339"/>
    <w:rsid w:val="010958FB"/>
    <w:rsid w:val="010B0201"/>
    <w:rsid w:val="011700AC"/>
    <w:rsid w:val="012A1CA1"/>
    <w:rsid w:val="0135757A"/>
    <w:rsid w:val="01490B5D"/>
    <w:rsid w:val="014F2513"/>
    <w:rsid w:val="01511152"/>
    <w:rsid w:val="015159B9"/>
    <w:rsid w:val="015E2465"/>
    <w:rsid w:val="0160112A"/>
    <w:rsid w:val="016567E7"/>
    <w:rsid w:val="01661D3E"/>
    <w:rsid w:val="0188745E"/>
    <w:rsid w:val="019746BF"/>
    <w:rsid w:val="01AF0D78"/>
    <w:rsid w:val="01C257AB"/>
    <w:rsid w:val="01C3555F"/>
    <w:rsid w:val="01C43A28"/>
    <w:rsid w:val="01CC0C75"/>
    <w:rsid w:val="01CE137D"/>
    <w:rsid w:val="01D938CA"/>
    <w:rsid w:val="01E107D4"/>
    <w:rsid w:val="01E64FAD"/>
    <w:rsid w:val="01EB4490"/>
    <w:rsid w:val="01F540EA"/>
    <w:rsid w:val="01F62BFE"/>
    <w:rsid w:val="01FA5F6A"/>
    <w:rsid w:val="02091CCD"/>
    <w:rsid w:val="020F0FE4"/>
    <w:rsid w:val="02111C6C"/>
    <w:rsid w:val="021A545A"/>
    <w:rsid w:val="02273992"/>
    <w:rsid w:val="0236779C"/>
    <w:rsid w:val="02480756"/>
    <w:rsid w:val="025F7BB8"/>
    <w:rsid w:val="026A6F1D"/>
    <w:rsid w:val="027001B9"/>
    <w:rsid w:val="02704808"/>
    <w:rsid w:val="027B558C"/>
    <w:rsid w:val="028F1220"/>
    <w:rsid w:val="02907F32"/>
    <w:rsid w:val="029F636F"/>
    <w:rsid w:val="02A03E28"/>
    <w:rsid w:val="02B86727"/>
    <w:rsid w:val="02CF190B"/>
    <w:rsid w:val="02D22114"/>
    <w:rsid w:val="02D4408F"/>
    <w:rsid w:val="02DD6A5E"/>
    <w:rsid w:val="02ED07A9"/>
    <w:rsid w:val="02FA1720"/>
    <w:rsid w:val="03030B26"/>
    <w:rsid w:val="030E77DE"/>
    <w:rsid w:val="03120918"/>
    <w:rsid w:val="031507D7"/>
    <w:rsid w:val="03192AF8"/>
    <w:rsid w:val="031A08B4"/>
    <w:rsid w:val="031C1F47"/>
    <w:rsid w:val="03207B03"/>
    <w:rsid w:val="032F14D7"/>
    <w:rsid w:val="0343473C"/>
    <w:rsid w:val="03464BA1"/>
    <w:rsid w:val="03530815"/>
    <w:rsid w:val="03545B27"/>
    <w:rsid w:val="03651BBC"/>
    <w:rsid w:val="03795E58"/>
    <w:rsid w:val="03810561"/>
    <w:rsid w:val="03934F4D"/>
    <w:rsid w:val="0396594C"/>
    <w:rsid w:val="03A960C6"/>
    <w:rsid w:val="03AF643E"/>
    <w:rsid w:val="03B525C6"/>
    <w:rsid w:val="03B73486"/>
    <w:rsid w:val="03D11B10"/>
    <w:rsid w:val="03D317E8"/>
    <w:rsid w:val="03DF21D7"/>
    <w:rsid w:val="03E0767C"/>
    <w:rsid w:val="03E13C08"/>
    <w:rsid w:val="03EA53AB"/>
    <w:rsid w:val="03F4674F"/>
    <w:rsid w:val="03F67389"/>
    <w:rsid w:val="040266F8"/>
    <w:rsid w:val="04062338"/>
    <w:rsid w:val="040B38BE"/>
    <w:rsid w:val="040B5204"/>
    <w:rsid w:val="040D0965"/>
    <w:rsid w:val="040F59EE"/>
    <w:rsid w:val="0413308F"/>
    <w:rsid w:val="04176D61"/>
    <w:rsid w:val="041E54A9"/>
    <w:rsid w:val="041F006B"/>
    <w:rsid w:val="044B31F9"/>
    <w:rsid w:val="045B3BEA"/>
    <w:rsid w:val="04610994"/>
    <w:rsid w:val="04717BD0"/>
    <w:rsid w:val="047A138D"/>
    <w:rsid w:val="04865AD6"/>
    <w:rsid w:val="0491461C"/>
    <w:rsid w:val="049F1FB3"/>
    <w:rsid w:val="04AA215D"/>
    <w:rsid w:val="04BE0138"/>
    <w:rsid w:val="04D102A8"/>
    <w:rsid w:val="05132816"/>
    <w:rsid w:val="051D0E7E"/>
    <w:rsid w:val="051D4826"/>
    <w:rsid w:val="052009F8"/>
    <w:rsid w:val="05252C97"/>
    <w:rsid w:val="052E4C5A"/>
    <w:rsid w:val="05333E3D"/>
    <w:rsid w:val="05367A15"/>
    <w:rsid w:val="0537642C"/>
    <w:rsid w:val="053E2FDC"/>
    <w:rsid w:val="05413D8E"/>
    <w:rsid w:val="05560931"/>
    <w:rsid w:val="055867D0"/>
    <w:rsid w:val="055C3822"/>
    <w:rsid w:val="05617DB5"/>
    <w:rsid w:val="056A59D1"/>
    <w:rsid w:val="05725BE0"/>
    <w:rsid w:val="05770964"/>
    <w:rsid w:val="057A362D"/>
    <w:rsid w:val="05815E5A"/>
    <w:rsid w:val="058841AA"/>
    <w:rsid w:val="058B6539"/>
    <w:rsid w:val="05906216"/>
    <w:rsid w:val="0592094B"/>
    <w:rsid w:val="05957B57"/>
    <w:rsid w:val="059F0B3E"/>
    <w:rsid w:val="05A0176A"/>
    <w:rsid w:val="05B229A5"/>
    <w:rsid w:val="05B753FA"/>
    <w:rsid w:val="05CB010D"/>
    <w:rsid w:val="05CC18DE"/>
    <w:rsid w:val="05D8289C"/>
    <w:rsid w:val="05DC75FB"/>
    <w:rsid w:val="05E613E4"/>
    <w:rsid w:val="05EB414A"/>
    <w:rsid w:val="05FA75EC"/>
    <w:rsid w:val="0602377E"/>
    <w:rsid w:val="061A0F0F"/>
    <w:rsid w:val="061E75F4"/>
    <w:rsid w:val="06256E41"/>
    <w:rsid w:val="0631335B"/>
    <w:rsid w:val="06445183"/>
    <w:rsid w:val="0658755F"/>
    <w:rsid w:val="06627F6F"/>
    <w:rsid w:val="0675276D"/>
    <w:rsid w:val="06793D37"/>
    <w:rsid w:val="067979FD"/>
    <w:rsid w:val="067C4DB3"/>
    <w:rsid w:val="067E7444"/>
    <w:rsid w:val="06874D6F"/>
    <w:rsid w:val="069A1F8E"/>
    <w:rsid w:val="069E35B3"/>
    <w:rsid w:val="06A1700F"/>
    <w:rsid w:val="06A33AAC"/>
    <w:rsid w:val="06BE6214"/>
    <w:rsid w:val="06CB6B06"/>
    <w:rsid w:val="06DE369D"/>
    <w:rsid w:val="06EB7723"/>
    <w:rsid w:val="06F35549"/>
    <w:rsid w:val="070A509B"/>
    <w:rsid w:val="070B7951"/>
    <w:rsid w:val="070E720B"/>
    <w:rsid w:val="07155F18"/>
    <w:rsid w:val="073600A3"/>
    <w:rsid w:val="074169DC"/>
    <w:rsid w:val="075E6E2D"/>
    <w:rsid w:val="07615CE5"/>
    <w:rsid w:val="07627527"/>
    <w:rsid w:val="076E3999"/>
    <w:rsid w:val="07815C27"/>
    <w:rsid w:val="078C4EA5"/>
    <w:rsid w:val="07906223"/>
    <w:rsid w:val="079B1C3D"/>
    <w:rsid w:val="07A47B90"/>
    <w:rsid w:val="07A8518C"/>
    <w:rsid w:val="07A95A85"/>
    <w:rsid w:val="07AA106A"/>
    <w:rsid w:val="07B80701"/>
    <w:rsid w:val="07BB2AB8"/>
    <w:rsid w:val="07C03A90"/>
    <w:rsid w:val="07C7138D"/>
    <w:rsid w:val="07CD4A78"/>
    <w:rsid w:val="07D74283"/>
    <w:rsid w:val="07D75D91"/>
    <w:rsid w:val="07E56743"/>
    <w:rsid w:val="08064EC5"/>
    <w:rsid w:val="08123A0C"/>
    <w:rsid w:val="082C6C2E"/>
    <w:rsid w:val="082E2CF4"/>
    <w:rsid w:val="082E5B81"/>
    <w:rsid w:val="08336DEB"/>
    <w:rsid w:val="083E544E"/>
    <w:rsid w:val="08415B92"/>
    <w:rsid w:val="08555060"/>
    <w:rsid w:val="085D3099"/>
    <w:rsid w:val="086411BF"/>
    <w:rsid w:val="086D1DC2"/>
    <w:rsid w:val="08757D0B"/>
    <w:rsid w:val="087E3AB5"/>
    <w:rsid w:val="089D01FE"/>
    <w:rsid w:val="08AC0164"/>
    <w:rsid w:val="08B84CEB"/>
    <w:rsid w:val="08C551BD"/>
    <w:rsid w:val="08D54639"/>
    <w:rsid w:val="08D5511C"/>
    <w:rsid w:val="08E94FC0"/>
    <w:rsid w:val="08F16337"/>
    <w:rsid w:val="08F169D9"/>
    <w:rsid w:val="09026B98"/>
    <w:rsid w:val="09060631"/>
    <w:rsid w:val="090C466C"/>
    <w:rsid w:val="091061C9"/>
    <w:rsid w:val="091E2C22"/>
    <w:rsid w:val="09225F4C"/>
    <w:rsid w:val="093A1043"/>
    <w:rsid w:val="094C36B2"/>
    <w:rsid w:val="094D0637"/>
    <w:rsid w:val="094E2B6F"/>
    <w:rsid w:val="09541B51"/>
    <w:rsid w:val="096422F4"/>
    <w:rsid w:val="09644A53"/>
    <w:rsid w:val="09832C64"/>
    <w:rsid w:val="098A3661"/>
    <w:rsid w:val="09AB411B"/>
    <w:rsid w:val="09AB5D66"/>
    <w:rsid w:val="09B5441F"/>
    <w:rsid w:val="09D2218E"/>
    <w:rsid w:val="09D260CF"/>
    <w:rsid w:val="09DE0EC7"/>
    <w:rsid w:val="09E7318B"/>
    <w:rsid w:val="0A0178C3"/>
    <w:rsid w:val="0A185EC6"/>
    <w:rsid w:val="0A30442F"/>
    <w:rsid w:val="0A310EBF"/>
    <w:rsid w:val="0A3F58CE"/>
    <w:rsid w:val="0A4A4D78"/>
    <w:rsid w:val="0A4E5EA7"/>
    <w:rsid w:val="0A615CEF"/>
    <w:rsid w:val="0A644119"/>
    <w:rsid w:val="0A6462D2"/>
    <w:rsid w:val="0A6D6999"/>
    <w:rsid w:val="0A8D0524"/>
    <w:rsid w:val="0A9B57DA"/>
    <w:rsid w:val="0AAD4522"/>
    <w:rsid w:val="0AC428C6"/>
    <w:rsid w:val="0AC9105A"/>
    <w:rsid w:val="0ACD1044"/>
    <w:rsid w:val="0ACE35AA"/>
    <w:rsid w:val="0ADC41A0"/>
    <w:rsid w:val="0AE2059C"/>
    <w:rsid w:val="0AE86BC7"/>
    <w:rsid w:val="0AEE2684"/>
    <w:rsid w:val="0AF76700"/>
    <w:rsid w:val="0AF97158"/>
    <w:rsid w:val="0B0E4633"/>
    <w:rsid w:val="0B152EA7"/>
    <w:rsid w:val="0B196A69"/>
    <w:rsid w:val="0B1E6AEB"/>
    <w:rsid w:val="0B2440A9"/>
    <w:rsid w:val="0B24729F"/>
    <w:rsid w:val="0B2D205E"/>
    <w:rsid w:val="0B2D2E46"/>
    <w:rsid w:val="0B3520D3"/>
    <w:rsid w:val="0B3549A4"/>
    <w:rsid w:val="0B3F70C3"/>
    <w:rsid w:val="0B400B66"/>
    <w:rsid w:val="0B5B6AAB"/>
    <w:rsid w:val="0B651747"/>
    <w:rsid w:val="0B68637D"/>
    <w:rsid w:val="0B82045F"/>
    <w:rsid w:val="0B884701"/>
    <w:rsid w:val="0B9C7AD9"/>
    <w:rsid w:val="0BAC77F5"/>
    <w:rsid w:val="0BB46ACF"/>
    <w:rsid w:val="0BB471A5"/>
    <w:rsid w:val="0BC04310"/>
    <w:rsid w:val="0BC30DD8"/>
    <w:rsid w:val="0BCC6F88"/>
    <w:rsid w:val="0BD020DE"/>
    <w:rsid w:val="0BD504B4"/>
    <w:rsid w:val="0BE42DBA"/>
    <w:rsid w:val="0BF30372"/>
    <w:rsid w:val="0BF81C11"/>
    <w:rsid w:val="0BF83A68"/>
    <w:rsid w:val="0BF9301D"/>
    <w:rsid w:val="0BFA7AA7"/>
    <w:rsid w:val="0C156278"/>
    <w:rsid w:val="0C175586"/>
    <w:rsid w:val="0C25196E"/>
    <w:rsid w:val="0C2A79C1"/>
    <w:rsid w:val="0C422D1F"/>
    <w:rsid w:val="0C4C22D9"/>
    <w:rsid w:val="0C4C7248"/>
    <w:rsid w:val="0C4D455A"/>
    <w:rsid w:val="0C4D5E98"/>
    <w:rsid w:val="0C724E42"/>
    <w:rsid w:val="0C7E5A4D"/>
    <w:rsid w:val="0C846E28"/>
    <w:rsid w:val="0C87153E"/>
    <w:rsid w:val="0C8D5DE6"/>
    <w:rsid w:val="0C965925"/>
    <w:rsid w:val="0C9B78B8"/>
    <w:rsid w:val="0CA662D3"/>
    <w:rsid w:val="0CC13FA8"/>
    <w:rsid w:val="0CC45361"/>
    <w:rsid w:val="0CC4699E"/>
    <w:rsid w:val="0CCE4A77"/>
    <w:rsid w:val="0CD74F2A"/>
    <w:rsid w:val="0CDE0B5B"/>
    <w:rsid w:val="0CE2710C"/>
    <w:rsid w:val="0CEE7981"/>
    <w:rsid w:val="0CF061DA"/>
    <w:rsid w:val="0D0A2EDC"/>
    <w:rsid w:val="0D111D47"/>
    <w:rsid w:val="0D142E67"/>
    <w:rsid w:val="0D1B1F72"/>
    <w:rsid w:val="0D2073B9"/>
    <w:rsid w:val="0D2F1278"/>
    <w:rsid w:val="0D3D4192"/>
    <w:rsid w:val="0D4E6920"/>
    <w:rsid w:val="0D5806EF"/>
    <w:rsid w:val="0D592386"/>
    <w:rsid w:val="0D5D3364"/>
    <w:rsid w:val="0D643FE6"/>
    <w:rsid w:val="0D6D6868"/>
    <w:rsid w:val="0D71666B"/>
    <w:rsid w:val="0D785850"/>
    <w:rsid w:val="0D7F77D0"/>
    <w:rsid w:val="0D8A2F20"/>
    <w:rsid w:val="0D8F64BD"/>
    <w:rsid w:val="0DAA1B7F"/>
    <w:rsid w:val="0DCE0815"/>
    <w:rsid w:val="0DCF0E39"/>
    <w:rsid w:val="0DE84166"/>
    <w:rsid w:val="0DED3EAC"/>
    <w:rsid w:val="0DF25496"/>
    <w:rsid w:val="0E030A13"/>
    <w:rsid w:val="0E1E1EFD"/>
    <w:rsid w:val="0E29102E"/>
    <w:rsid w:val="0E2D5620"/>
    <w:rsid w:val="0E316F70"/>
    <w:rsid w:val="0E4C204F"/>
    <w:rsid w:val="0E4F4EA3"/>
    <w:rsid w:val="0E534E59"/>
    <w:rsid w:val="0E5C202E"/>
    <w:rsid w:val="0E606CD5"/>
    <w:rsid w:val="0E6C2C7E"/>
    <w:rsid w:val="0E750CDB"/>
    <w:rsid w:val="0E83637B"/>
    <w:rsid w:val="0E871A51"/>
    <w:rsid w:val="0E871DEF"/>
    <w:rsid w:val="0E8C1651"/>
    <w:rsid w:val="0E913795"/>
    <w:rsid w:val="0E980E6C"/>
    <w:rsid w:val="0E9D5F0F"/>
    <w:rsid w:val="0EB4141D"/>
    <w:rsid w:val="0EB72EEA"/>
    <w:rsid w:val="0EB9259D"/>
    <w:rsid w:val="0EBE11B0"/>
    <w:rsid w:val="0EC34AAC"/>
    <w:rsid w:val="0EC34C28"/>
    <w:rsid w:val="0EC5675C"/>
    <w:rsid w:val="0EC73A7B"/>
    <w:rsid w:val="0ECF0D8A"/>
    <w:rsid w:val="0ED92CB4"/>
    <w:rsid w:val="0EE150BC"/>
    <w:rsid w:val="0EEE54A4"/>
    <w:rsid w:val="0EF2364C"/>
    <w:rsid w:val="0EF73AC4"/>
    <w:rsid w:val="0F0B62C3"/>
    <w:rsid w:val="0F13721A"/>
    <w:rsid w:val="0F2D6F30"/>
    <w:rsid w:val="0F3F1971"/>
    <w:rsid w:val="0F62442B"/>
    <w:rsid w:val="0F6A5180"/>
    <w:rsid w:val="0F7B7E6F"/>
    <w:rsid w:val="0F81033C"/>
    <w:rsid w:val="0F814AEC"/>
    <w:rsid w:val="0F8276C8"/>
    <w:rsid w:val="0F8D3B3A"/>
    <w:rsid w:val="0F9668D9"/>
    <w:rsid w:val="0F9E1E84"/>
    <w:rsid w:val="0FA1562B"/>
    <w:rsid w:val="0FA17292"/>
    <w:rsid w:val="0FA71D6C"/>
    <w:rsid w:val="0FB756BA"/>
    <w:rsid w:val="0FBD5549"/>
    <w:rsid w:val="0FBF264E"/>
    <w:rsid w:val="0FC3611D"/>
    <w:rsid w:val="0FC767B0"/>
    <w:rsid w:val="0FCB12E7"/>
    <w:rsid w:val="0FCF4FCA"/>
    <w:rsid w:val="0FF36ED1"/>
    <w:rsid w:val="0FF834E7"/>
    <w:rsid w:val="0FF91167"/>
    <w:rsid w:val="10003948"/>
    <w:rsid w:val="10050075"/>
    <w:rsid w:val="10072444"/>
    <w:rsid w:val="100E5978"/>
    <w:rsid w:val="102766AE"/>
    <w:rsid w:val="103267A0"/>
    <w:rsid w:val="10334849"/>
    <w:rsid w:val="10382EDD"/>
    <w:rsid w:val="104630DE"/>
    <w:rsid w:val="10523D5D"/>
    <w:rsid w:val="105B716E"/>
    <w:rsid w:val="10617D63"/>
    <w:rsid w:val="106A3A38"/>
    <w:rsid w:val="106B26DB"/>
    <w:rsid w:val="10827B66"/>
    <w:rsid w:val="10851A44"/>
    <w:rsid w:val="108F09E3"/>
    <w:rsid w:val="109F321F"/>
    <w:rsid w:val="10A83429"/>
    <w:rsid w:val="10AA20F1"/>
    <w:rsid w:val="10AF7FE8"/>
    <w:rsid w:val="10B6366B"/>
    <w:rsid w:val="10BA59A6"/>
    <w:rsid w:val="10C81520"/>
    <w:rsid w:val="10D73F83"/>
    <w:rsid w:val="10DB583D"/>
    <w:rsid w:val="10DE3804"/>
    <w:rsid w:val="10E616FD"/>
    <w:rsid w:val="10EC6349"/>
    <w:rsid w:val="10F459FE"/>
    <w:rsid w:val="10F60FB5"/>
    <w:rsid w:val="1104290A"/>
    <w:rsid w:val="11144A9E"/>
    <w:rsid w:val="11176D3F"/>
    <w:rsid w:val="111A46BB"/>
    <w:rsid w:val="112A4E22"/>
    <w:rsid w:val="113360A9"/>
    <w:rsid w:val="113A683A"/>
    <w:rsid w:val="114134BF"/>
    <w:rsid w:val="114542ED"/>
    <w:rsid w:val="114548C4"/>
    <w:rsid w:val="11487A80"/>
    <w:rsid w:val="114B677F"/>
    <w:rsid w:val="11523647"/>
    <w:rsid w:val="1166396A"/>
    <w:rsid w:val="11672895"/>
    <w:rsid w:val="116E4AC1"/>
    <w:rsid w:val="11732AEE"/>
    <w:rsid w:val="11740922"/>
    <w:rsid w:val="117C19D8"/>
    <w:rsid w:val="117F0DDF"/>
    <w:rsid w:val="118B2998"/>
    <w:rsid w:val="118B6896"/>
    <w:rsid w:val="119E32AD"/>
    <w:rsid w:val="11BB2A64"/>
    <w:rsid w:val="11BE717D"/>
    <w:rsid w:val="11C36BA3"/>
    <w:rsid w:val="11C611B9"/>
    <w:rsid w:val="11D67919"/>
    <w:rsid w:val="11E22BEA"/>
    <w:rsid w:val="11F74484"/>
    <w:rsid w:val="12002C1E"/>
    <w:rsid w:val="12224A89"/>
    <w:rsid w:val="12370C99"/>
    <w:rsid w:val="123E410D"/>
    <w:rsid w:val="124A2B7E"/>
    <w:rsid w:val="124D4DF6"/>
    <w:rsid w:val="125D6E91"/>
    <w:rsid w:val="126435FD"/>
    <w:rsid w:val="127252C1"/>
    <w:rsid w:val="127954E7"/>
    <w:rsid w:val="127F5F7F"/>
    <w:rsid w:val="128139A5"/>
    <w:rsid w:val="128C7D44"/>
    <w:rsid w:val="128D3820"/>
    <w:rsid w:val="12A31A79"/>
    <w:rsid w:val="12AC4490"/>
    <w:rsid w:val="12B35414"/>
    <w:rsid w:val="12BC5F6D"/>
    <w:rsid w:val="12C764EB"/>
    <w:rsid w:val="12CC61BB"/>
    <w:rsid w:val="12D97C38"/>
    <w:rsid w:val="12E52054"/>
    <w:rsid w:val="12E922D6"/>
    <w:rsid w:val="1301583A"/>
    <w:rsid w:val="131622A8"/>
    <w:rsid w:val="131901F2"/>
    <w:rsid w:val="133629AB"/>
    <w:rsid w:val="133F2919"/>
    <w:rsid w:val="1365461F"/>
    <w:rsid w:val="138042AD"/>
    <w:rsid w:val="138B27E5"/>
    <w:rsid w:val="139542BB"/>
    <w:rsid w:val="139C6FEE"/>
    <w:rsid w:val="13A923A0"/>
    <w:rsid w:val="13B76665"/>
    <w:rsid w:val="13C224B8"/>
    <w:rsid w:val="13C57EA5"/>
    <w:rsid w:val="13DC1472"/>
    <w:rsid w:val="13E111BC"/>
    <w:rsid w:val="13E80B68"/>
    <w:rsid w:val="13F917EC"/>
    <w:rsid w:val="13F971B9"/>
    <w:rsid w:val="13FF0475"/>
    <w:rsid w:val="140F6831"/>
    <w:rsid w:val="14121F47"/>
    <w:rsid w:val="14134BEE"/>
    <w:rsid w:val="14162376"/>
    <w:rsid w:val="141970E0"/>
    <w:rsid w:val="14223728"/>
    <w:rsid w:val="14247FB5"/>
    <w:rsid w:val="143439F9"/>
    <w:rsid w:val="14351671"/>
    <w:rsid w:val="143648C1"/>
    <w:rsid w:val="144C185B"/>
    <w:rsid w:val="14530D35"/>
    <w:rsid w:val="14574EBA"/>
    <w:rsid w:val="145E109F"/>
    <w:rsid w:val="14612F17"/>
    <w:rsid w:val="14646CD6"/>
    <w:rsid w:val="148347CF"/>
    <w:rsid w:val="14981637"/>
    <w:rsid w:val="149F3812"/>
    <w:rsid w:val="149F5A57"/>
    <w:rsid w:val="14A06C6B"/>
    <w:rsid w:val="14A86195"/>
    <w:rsid w:val="14AF1C1D"/>
    <w:rsid w:val="14AF43A8"/>
    <w:rsid w:val="14C9397E"/>
    <w:rsid w:val="14CE52AD"/>
    <w:rsid w:val="14D73586"/>
    <w:rsid w:val="14E16397"/>
    <w:rsid w:val="14E1710C"/>
    <w:rsid w:val="14FB4A91"/>
    <w:rsid w:val="150570F2"/>
    <w:rsid w:val="1508240C"/>
    <w:rsid w:val="15171E27"/>
    <w:rsid w:val="15245515"/>
    <w:rsid w:val="15322B7A"/>
    <w:rsid w:val="15417982"/>
    <w:rsid w:val="154510E4"/>
    <w:rsid w:val="15542317"/>
    <w:rsid w:val="155E2D91"/>
    <w:rsid w:val="15666C59"/>
    <w:rsid w:val="15701A45"/>
    <w:rsid w:val="158274CB"/>
    <w:rsid w:val="15847C12"/>
    <w:rsid w:val="15874B28"/>
    <w:rsid w:val="15936FCE"/>
    <w:rsid w:val="15A222DE"/>
    <w:rsid w:val="15A70FFB"/>
    <w:rsid w:val="15B83891"/>
    <w:rsid w:val="15CC6313"/>
    <w:rsid w:val="15D079BD"/>
    <w:rsid w:val="15D82FDE"/>
    <w:rsid w:val="15F533A7"/>
    <w:rsid w:val="15FD1D80"/>
    <w:rsid w:val="15FF530B"/>
    <w:rsid w:val="16066BE0"/>
    <w:rsid w:val="16162021"/>
    <w:rsid w:val="16243006"/>
    <w:rsid w:val="16263614"/>
    <w:rsid w:val="162C6812"/>
    <w:rsid w:val="163018FA"/>
    <w:rsid w:val="163377AD"/>
    <w:rsid w:val="163477BA"/>
    <w:rsid w:val="163953A1"/>
    <w:rsid w:val="164A78BE"/>
    <w:rsid w:val="164C012A"/>
    <w:rsid w:val="164D2C5E"/>
    <w:rsid w:val="164E39B5"/>
    <w:rsid w:val="16557EF9"/>
    <w:rsid w:val="165F298B"/>
    <w:rsid w:val="166A3CFB"/>
    <w:rsid w:val="166B6943"/>
    <w:rsid w:val="166D142C"/>
    <w:rsid w:val="16782AE6"/>
    <w:rsid w:val="167870C1"/>
    <w:rsid w:val="167A3200"/>
    <w:rsid w:val="167A3762"/>
    <w:rsid w:val="168F26BF"/>
    <w:rsid w:val="16941BB0"/>
    <w:rsid w:val="169D18E6"/>
    <w:rsid w:val="16A15612"/>
    <w:rsid w:val="16A200A0"/>
    <w:rsid w:val="16A30533"/>
    <w:rsid w:val="16B823EC"/>
    <w:rsid w:val="16BE6246"/>
    <w:rsid w:val="16C13A8F"/>
    <w:rsid w:val="16C43CF7"/>
    <w:rsid w:val="16C5619D"/>
    <w:rsid w:val="16D90E56"/>
    <w:rsid w:val="16E010E2"/>
    <w:rsid w:val="16E07972"/>
    <w:rsid w:val="16ED5A9C"/>
    <w:rsid w:val="16F532ED"/>
    <w:rsid w:val="16F83BFF"/>
    <w:rsid w:val="16FA0680"/>
    <w:rsid w:val="16FF4F1E"/>
    <w:rsid w:val="170145C1"/>
    <w:rsid w:val="17042B29"/>
    <w:rsid w:val="170707E4"/>
    <w:rsid w:val="1709148D"/>
    <w:rsid w:val="171E733C"/>
    <w:rsid w:val="17203193"/>
    <w:rsid w:val="17203C30"/>
    <w:rsid w:val="173461B6"/>
    <w:rsid w:val="173D24F9"/>
    <w:rsid w:val="1741014E"/>
    <w:rsid w:val="17420C16"/>
    <w:rsid w:val="175625A9"/>
    <w:rsid w:val="17686695"/>
    <w:rsid w:val="177941B1"/>
    <w:rsid w:val="179A77E8"/>
    <w:rsid w:val="179C7D36"/>
    <w:rsid w:val="179F2929"/>
    <w:rsid w:val="17A27462"/>
    <w:rsid w:val="17A7534F"/>
    <w:rsid w:val="17B32FD1"/>
    <w:rsid w:val="17B5285A"/>
    <w:rsid w:val="17C432FD"/>
    <w:rsid w:val="17D64224"/>
    <w:rsid w:val="17EA11AF"/>
    <w:rsid w:val="17EF41B1"/>
    <w:rsid w:val="17F231BB"/>
    <w:rsid w:val="17F609F0"/>
    <w:rsid w:val="17FC7E00"/>
    <w:rsid w:val="17FF6EDE"/>
    <w:rsid w:val="18017269"/>
    <w:rsid w:val="1807291D"/>
    <w:rsid w:val="180B17F4"/>
    <w:rsid w:val="180E42D8"/>
    <w:rsid w:val="181D4101"/>
    <w:rsid w:val="18246DA9"/>
    <w:rsid w:val="1825698B"/>
    <w:rsid w:val="1828195E"/>
    <w:rsid w:val="183637E0"/>
    <w:rsid w:val="183E16ED"/>
    <w:rsid w:val="18420D79"/>
    <w:rsid w:val="18565FB8"/>
    <w:rsid w:val="185E3C87"/>
    <w:rsid w:val="187A4C91"/>
    <w:rsid w:val="18801721"/>
    <w:rsid w:val="18815E8C"/>
    <w:rsid w:val="18864588"/>
    <w:rsid w:val="18A40A1E"/>
    <w:rsid w:val="18B24269"/>
    <w:rsid w:val="18BE0E82"/>
    <w:rsid w:val="18BE4B8E"/>
    <w:rsid w:val="18C151C2"/>
    <w:rsid w:val="18DA72FA"/>
    <w:rsid w:val="18DD1FF0"/>
    <w:rsid w:val="18DD7060"/>
    <w:rsid w:val="18F73CAC"/>
    <w:rsid w:val="19020337"/>
    <w:rsid w:val="190928BD"/>
    <w:rsid w:val="190D18AC"/>
    <w:rsid w:val="19105521"/>
    <w:rsid w:val="19222C71"/>
    <w:rsid w:val="192F3250"/>
    <w:rsid w:val="193401BF"/>
    <w:rsid w:val="19344455"/>
    <w:rsid w:val="193640DC"/>
    <w:rsid w:val="193B60BC"/>
    <w:rsid w:val="195C3423"/>
    <w:rsid w:val="195F7330"/>
    <w:rsid w:val="19665590"/>
    <w:rsid w:val="197F77F6"/>
    <w:rsid w:val="198C1176"/>
    <w:rsid w:val="19914EAD"/>
    <w:rsid w:val="199A2718"/>
    <w:rsid w:val="19A65ECF"/>
    <w:rsid w:val="19A70146"/>
    <w:rsid w:val="19B82A7C"/>
    <w:rsid w:val="19BE513D"/>
    <w:rsid w:val="19C1159C"/>
    <w:rsid w:val="19C26BB4"/>
    <w:rsid w:val="19DA7600"/>
    <w:rsid w:val="19E96A5D"/>
    <w:rsid w:val="19F60738"/>
    <w:rsid w:val="1A03611B"/>
    <w:rsid w:val="1A16696F"/>
    <w:rsid w:val="1A3E089D"/>
    <w:rsid w:val="1A43556E"/>
    <w:rsid w:val="1A4F34BD"/>
    <w:rsid w:val="1A5164B1"/>
    <w:rsid w:val="1A5564A3"/>
    <w:rsid w:val="1A5860EE"/>
    <w:rsid w:val="1A666FB3"/>
    <w:rsid w:val="1A6E1596"/>
    <w:rsid w:val="1A7C6127"/>
    <w:rsid w:val="1A7D393E"/>
    <w:rsid w:val="1A9C3922"/>
    <w:rsid w:val="1AA568BB"/>
    <w:rsid w:val="1AB961CA"/>
    <w:rsid w:val="1ACB71B1"/>
    <w:rsid w:val="1AE41090"/>
    <w:rsid w:val="1AEC678D"/>
    <w:rsid w:val="1AF25526"/>
    <w:rsid w:val="1AFA2EE0"/>
    <w:rsid w:val="1AFF14FD"/>
    <w:rsid w:val="1B017063"/>
    <w:rsid w:val="1B1005E0"/>
    <w:rsid w:val="1B10304C"/>
    <w:rsid w:val="1B1F7FC8"/>
    <w:rsid w:val="1B31633D"/>
    <w:rsid w:val="1B324018"/>
    <w:rsid w:val="1B3C7AE5"/>
    <w:rsid w:val="1B4419A5"/>
    <w:rsid w:val="1B4C1580"/>
    <w:rsid w:val="1B5315B1"/>
    <w:rsid w:val="1B59163F"/>
    <w:rsid w:val="1B652E91"/>
    <w:rsid w:val="1B6E71C5"/>
    <w:rsid w:val="1B783608"/>
    <w:rsid w:val="1B7F6E44"/>
    <w:rsid w:val="1B851425"/>
    <w:rsid w:val="1B9C1E38"/>
    <w:rsid w:val="1B9F0F1A"/>
    <w:rsid w:val="1BAC48B8"/>
    <w:rsid w:val="1BD25AE0"/>
    <w:rsid w:val="1BD57614"/>
    <w:rsid w:val="1BDC7C97"/>
    <w:rsid w:val="1BE310F1"/>
    <w:rsid w:val="1BE40264"/>
    <w:rsid w:val="1BE424E6"/>
    <w:rsid w:val="1BEF7303"/>
    <w:rsid w:val="1BFA6176"/>
    <w:rsid w:val="1C056D20"/>
    <w:rsid w:val="1C0D55FD"/>
    <w:rsid w:val="1C0F70C2"/>
    <w:rsid w:val="1C141BAC"/>
    <w:rsid w:val="1C1532D0"/>
    <w:rsid w:val="1C18016F"/>
    <w:rsid w:val="1C2508AA"/>
    <w:rsid w:val="1C2A2D5D"/>
    <w:rsid w:val="1C2E3571"/>
    <w:rsid w:val="1C3130C2"/>
    <w:rsid w:val="1C3275E7"/>
    <w:rsid w:val="1C3322E6"/>
    <w:rsid w:val="1C336DAD"/>
    <w:rsid w:val="1C342A66"/>
    <w:rsid w:val="1C3B6A2A"/>
    <w:rsid w:val="1C445C43"/>
    <w:rsid w:val="1C51517E"/>
    <w:rsid w:val="1C692FA5"/>
    <w:rsid w:val="1C6A5B76"/>
    <w:rsid w:val="1C6E547F"/>
    <w:rsid w:val="1C7555A6"/>
    <w:rsid w:val="1C826FB0"/>
    <w:rsid w:val="1C8D0BBC"/>
    <w:rsid w:val="1C991B83"/>
    <w:rsid w:val="1C9C2BED"/>
    <w:rsid w:val="1CAA49DA"/>
    <w:rsid w:val="1CB202A4"/>
    <w:rsid w:val="1CC02A24"/>
    <w:rsid w:val="1CC5398B"/>
    <w:rsid w:val="1CC70C26"/>
    <w:rsid w:val="1CCB691A"/>
    <w:rsid w:val="1CD145C6"/>
    <w:rsid w:val="1CD21FF1"/>
    <w:rsid w:val="1CE71E33"/>
    <w:rsid w:val="1CEE0BB6"/>
    <w:rsid w:val="1CF825F9"/>
    <w:rsid w:val="1D116A1C"/>
    <w:rsid w:val="1D193D69"/>
    <w:rsid w:val="1D1B3FC0"/>
    <w:rsid w:val="1D267F40"/>
    <w:rsid w:val="1D2E34FE"/>
    <w:rsid w:val="1D350416"/>
    <w:rsid w:val="1D3A40C3"/>
    <w:rsid w:val="1D3A7587"/>
    <w:rsid w:val="1D3D26BC"/>
    <w:rsid w:val="1D465B11"/>
    <w:rsid w:val="1D58637F"/>
    <w:rsid w:val="1D640382"/>
    <w:rsid w:val="1D7C3676"/>
    <w:rsid w:val="1D7F63F7"/>
    <w:rsid w:val="1D935104"/>
    <w:rsid w:val="1D944630"/>
    <w:rsid w:val="1D956FED"/>
    <w:rsid w:val="1DAA0D9D"/>
    <w:rsid w:val="1DAB5A85"/>
    <w:rsid w:val="1DB24895"/>
    <w:rsid w:val="1DBC1B45"/>
    <w:rsid w:val="1DCB58AC"/>
    <w:rsid w:val="1DDC1047"/>
    <w:rsid w:val="1DE167B1"/>
    <w:rsid w:val="1DEA45B9"/>
    <w:rsid w:val="1DF66477"/>
    <w:rsid w:val="1E005DAF"/>
    <w:rsid w:val="1E191999"/>
    <w:rsid w:val="1E191D9D"/>
    <w:rsid w:val="1E1D2BD7"/>
    <w:rsid w:val="1E26703C"/>
    <w:rsid w:val="1E2D301C"/>
    <w:rsid w:val="1E3F2F44"/>
    <w:rsid w:val="1E4A3EF7"/>
    <w:rsid w:val="1E4A6619"/>
    <w:rsid w:val="1E53294F"/>
    <w:rsid w:val="1E5D0FB5"/>
    <w:rsid w:val="1E5F086E"/>
    <w:rsid w:val="1E5F7111"/>
    <w:rsid w:val="1E620EAF"/>
    <w:rsid w:val="1E6C1CDB"/>
    <w:rsid w:val="1EA44C5B"/>
    <w:rsid w:val="1EE37930"/>
    <w:rsid w:val="1EF52693"/>
    <w:rsid w:val="1EFD6F54"/>
    <w:rsid w:val="1F1A447B"/>
    <w:rsid w:val="1F217614"/>
    <w:rsid w:val="1F29411B"/>
    <w:rsid w:val="1F2A27C7"/>
    <w:rsid w:val="1F330262"/>
    <w:rsid w:val="1F4B3FB5"/>
    <w:rsid w:val="1F5A6F56"/>
    <w:rsid w:val="1F5B3725"/>
    <w:rsid w:val="1F5F12FF"/>
    <w:rsid w:val="1F5F3092"/>
    <w:rsid w:val="1F635170"/>
    <w:rsid w:val="1F81188B"/>
    <w:rsid w:val="1F8358F4"/>
    <w:rsid w:val="1F860F39"/>
    <w:rsid w:val="1F8F7902"/>
    <w:rsid w:val="1F967B14"/>
    <w:rsid w:val="1FAB0596"/>
    <w:rsid w:val="1FB341CB"/>
    <w:rsid w:val="1FD73641"/>
    <w:rsid w:val="1FE17C9C"/>
    <w:rsid w:val="1FFB49C5"/>
    <w:rsid w:val="20010CC4"/>
    <w:rsid w:val="201F7C0C"/>
    <w:rsid w:val="202F3810"/>
    <w:rsid w:val="203770EA"/>
    <w:rsid w:val="20385F76"/>
    <w:rsid w:val="204730C5"/>
    <w:rsid w:val="20557715"/>
    <w:rsid w:val="20636763"/>
    <w:rsid w:val="20653BE3"/>
    <w:rsid w:val="20692E60"/>
    <w:rsid w:val="20713EB2"/>
    <w:rsid w:val="20733541"/>
    <w:rsid w:val="208803FC"/>
    <w:rsid w:val="208A3AA0"/>
    <w:rsid w:val="208E0FCD"/>
    <w:rsid w:val="209352DE"/>
    <w:rsid w:val="20A0395E"/>
    <w:rsid w:val="20B575FE"/>
    <w:rsid w:val="20C46F58"/>
    <w:rsid w:val="20D32C41"/>
    <w:rsid w:val="20E172EF"/>
    <w:rsid w:val="20F66CC4"/>
    <w:rsid w:val="21027F08"/>
    <w:rsid w:val="210D31E5"/>
    <w:rsid w:val="21197F00"/>
    <w:rsid w:val="21216403"/>
    <w:rsid w:val="21242A7B"/>
    <w:rsid w:val="2126469E"/>
    <w:rsid w:val="21302566"/>
    <w:rsid w:val="213501BF"/>
    <w:rsid w:val="213A2F89"/>
    <w:rsid w:val="21631D49"/>
    <w:rsid w:val="21674ACF"/>
    <w:rsid w:val="217D7058"/>
    <w:rsid w:val="21814A69"/>
    <w:rsid w:val="21874C39"/>
    <w:rsid w:val="218E1FCA"/>
    <w:rsid w:val="21A72B82"/>
    <w:rsid w:val="21BD00DB"/>
    <w:rsid w:val="21C11E14"/>
    <w:rsid w:val="21C43F29"/>
    <w:rsid w:val="21C65355"/>
    <w:rsid w:val="21CC1BEB"/>
    <w:rsid w:val="21CC581C"/>
    <w:rsid w:val="21D55A83"/>
    <w:rsid w:val="21F52A9C"/>
    <w:rsid w:val="21F82ACE"/>
    <w:rsid w:val="21FE395E"/>
    <w:rsid w:val="22007B27"/>
    <w:rsid w:val="22013020"/>
    <w:rsid w:val="22073534"/>
    <w:rsid w:val="22087EEC"/>
    <w:rsid w:val="220C476B"/>
    <w:rsid w:val="220D0F32"/>
    <w:rsid w:val="22176DE1"/>
    <w:rsid w:val="221D60AE"/>
    <w:rsid w:val="222B3253"/>
    <w:rsid w:val="222C457E"/>
    <w:rsid w:val="22330302"/>
    <w:rsid w:val="2245614F"/>
    <w:rsid w:val="224F486C"/>
    <w:rsid w:val="2277207C"/>
    <w:rsid w:val="22790AB7"/>
    <w:rsid w:val="229314CE"/>
    <w:rsid w:val="22937B9E"/>
    <w:rsid w:val="229D4F2E"/>
    <w:rsid w:val="22A70F76"/>
    <w:rsid w:val="22B765D9"/>
    <w:rsid w:val="22C0047F"/>
    <w:rsid w:val="22CA4E80"/>
    <w:rsid w:val="22CB2FDB"/>
    <w:rsid w:val="22D631DB"/>
    <w:rsid w:val="22D85EB7"/>
    <w:rsid w:val="22DC44F9"/>
    <w:rsid w:val="22E0541F"/>
    <w:rsid w:val="22E9067D"/>
    <w:rsid w:val="22EB692E"/>
    <w:rsid w:val="22FC48A7"/>
    <w:rsid w:val="22FE70DE"/>
    <w:rsid w:val="23070112"/>
    <w:rsid w:val="23192B9A"/>
    <w:rsid w:val="231C56B1"/>
    <w:rsid w:val="2324055B"/>
    <w:rsid w:val="23277BF1"/>
    <w:rsid w:val="232E0DC3"/>
    <w:rsid w:val="233B2528"/>
    <w:rsid w:val="234653D0"/>
    <w:rsid w:val="234F6354"/>
    <w:rsid w:val="237160F3"/>
    <w:rsid w:val="23745913"/>
    <w:rsid w:val="237D6F46"/>
    <w:rsid w:val="23874B53"/>
    <w:rsid w:val="238A2FCE"/>
    <w:rsid w:val="238E35C8"/>
    <w:rsid w:val="239213FF"/>
    <w:rsid w:val="23BC30EF"/>
    <w:rsid w:val="23C00CFF"/>
    <w:rsid w:val="23C216C6"/>
    <w:rsid w:val="23E40C09"/>
    <w:rsid w:val="23E828F7"/>
    <w:rsid w:val="23ED2EEF"/>
    <w:rsid w:val="23ED6995"/>
    <w:rsid w:val="23F160BC"/>
    <w:rsid w:val="23FC3E8F"/>
    <w:rsid w:val="24041BA1"/>
    <w:rsid w:val="240E291E"/>
    <w:rsid w:val="241004C6"/>
    <w:rsid w:val="24167D2C"/>
    <w:rsid w:val="24226502"/>
    <w:rsid w:val="24230EF2"/>
    <w:rsid w:val="24323614"/>
    <w:rsid w:val="2434512E"/>
    <w:rsid w:val="243B24F8"/>
    <w:rsid w:val="24445A49"/>
    <w:rsid w:val="24486909"/>
    <w:rsid w:val="244E686F"/>
    <w:rsid w:val="246B6328"/>
    <w:rsid w:val="246C023D"/>
    <w:rsid w:val="24852F62"/>
    <w:rsid w:val="249A7F0D"/>
    <w:rsid w:val="24A02C79"/>
    <w:rsid w:val="24A42656"/>
    <w:rsid w:val="24B44857"/>
    <w:rsid w:val="24B54C3E"/>
    <w:rsid w:val="24B60D7A"/>
    <w:rsid w:val="24BE2A9F"/>
    <w:rsid w:val="24CE5C4F"/>
    <w:rsid w:val="24D63B96"/>
    <w:rsid w:val="24D73441"/>
    <w:rsid w:val="24DC50E7"/>
    <w:rsid w:val="24F25C55"/>
    <w:rsid w:val="24F673AD"/>
    <w:rsid w:val="24FE16B2"/>
    <w:rsid w:val="251966EE"/>
    <w:rsid w:val="25225867"/>
    <w:rsid w:val="252B396C"/>
    <w:rsid w:val="253E236B"/>
    <w:rsid w:val="254175FB"/>
    <w:rsid w:val="25431BFE"/>
    <w:rsid w:val="255906B9"/>
    <w:rsid w:val="256301AD"/>
    <w:rsid w:val="257A7B61"/>
    <w:rsid w:val="25870B28"/>
    <w:rsid w:val="258913BA"/>
    <w:rsid w:val="25897288"/>
    <w:rsid w:val="25A235AD"/>
    <w:rsid w:val="25A82AA3"/>
    <w:rsid w:val="25B51D56"/>
    <w:rsid w:val="25B6045C"/>
    <w:rsid w:val="25B6383D"/>
    <w:rsid w:val="25BB2AC5"/>
    <w:rsid w:val="25BB4E9B"/>
    <w:rsid w:val="25BD68D8"/>
    <w:rsid w:val="25CA459B"/>
    <w:rsid w:val="25DA52F5"/>
    <w:rsid w:val="25DD233F"/>
    <w:rsid w:val="25E128D1"/>
    <w:rsid w:val="25E47F32"/>
    <w:rsid w:val="25E874BB"/>
    <w:rsid w:val="25ED07C2"/>
    <w:rsid w:val="260202ED"/>
    <w:rsid w:val="26022506"/>
    <w:rsid w:val="260A4AE9"/>
    <w:rsid w:val="260C07B5"/>
    <w:rsid w:val="262D6D33"/>
    <w:rsid w:val="26397800"/>
    <w:rsid w:val="26473CF2"/>
    <w:rsid w:val="265174C9"/>
    <w:rsid w:val="26551D9C"/>
    <w:rsid w:val="26582F6D"/>
    <w:rsid w:val="265F3FC4"/>
    <w:rsid w:val="266863AE"/>
    <w:rsid w:val="266F73D1"/>
    <w:rsid w:val="26800BCF"/>
    <w:rsid w:val="268F5DAD"/>
    <w:rsid w:val="269814AB"/>
    <w:rsid w:val="26A34C45"/>
    <w:rsid w:val="26C4058D"/>
    <w:rsid w:val="26D01F89"/>
    <w:rsid w:val="26D87072"/>
    <w:rsid w:val="26DA18B5"/>
    <w:rsid w:val="270B51E2"/>
    <w:rsid w:val="270B7231"/>
    <w:rsid w:val="271114D1"/>
    <w:rsid w:val="271E4688"/>
    <w:rsid w:val="27217A3D"/>
    <w:rsid w:val="272A0F96"/>
    <w:rsid w:val="272A6978"/>
    <w:rsid w:val="273134C2"/>
    <w:rsid w:val="273D30AA"/>
    <w:rsid w:val="273D6DBE"/>
    <w:rsid w:val="274225FA"/>
    <w:rsid w:val="27733942"/>
    <w:rsid w:val="27752D10"/>
    <w:rsid w:val="2782002F"/>
    <w:rsid w:val="278A57A9"/>
    <w:rsid w:val="27935163"/>
    <w:rsid w:val="2797226B"/>
    <w:rsid w:val="27A2204C"/>
    <w:rsid w:val="27AB1C9C"/>
    <w:rsid w:val="27C13DB2"/>
    <w:rsid w:val="27C3102F"/>
    <w:rsid w:val="27C92FEC"/>
    <w:rsid w:val="27CB0D3B"/>
    <w:rsid w:val="27DC3BB6"/>
    <w:rsid w:val="27DE2C47"/>
    <w:rsid w:val="27E77701"/>
    <w:rsid w:val="27F93C96"/>
    <w:rsid w:val="28002DA6"/>
    <w:rsid w:val="280213AA"/>
    <w:rsid w:val="2809783C"/>
    <w:rsid w:val="2810231A"/>
    <w:rsid w:val="28154BDF"/>
    <w:rsid w:val="28252E33"/>
    <w:rsid w:val="2829616C"/>
    <w:rsid w:val="282B61C8"/>
    <w:rsid w:val="2843286D"/>
    <w:rsid w:val="28443360"/>
    <w:rsid w:val="28592F40"/>
    <w:rsid w:val="28686B99"/>
    <w:rsid w:val="287260F2"/>
    <w:rsid w:val="2879243C"/>
    <w:rsid w:val="28803C40"/>
    <w:rsid w:val="28853767"/>
    <w:rsid w:val="2889162A"/>
    <w:rsid w:val="288F3E35"/>
    <w:rsid w:val="288F5C67"/>
    <w:rsid w:val="28937F6A"/>
    <w:rsid w:val="289D3FCE"/>
    <w:rsid w:val="28A80868"/>
    <w:rsid w:val="28B24B73"/>
    <w:rsid w:val="28FA38B5"/>
    <w:rsid w:val="28FB2ACF"/>
    <w:rsid w:val="290F5A67"/>
    <w:rsid w:val="29231298"/>
    <w:rsid w:val="29236BC6"/>
    <w:rsid w:val="29384267"/>
    <w:rsid w:val="293C1758"/>
    <w:rsid w:val="293F096A"/>
    <w:rsid w:val="29463C96"/>
    <w:rsid w:val="29556B44"/>
    <w:rsid w:val="297352C1"/>
    <w:rsid w:val="29861816"/>
    <w:rsid w:val="2991463E"/>
    <w:rsid w:val="29AC01BF"/>
    <w:rsid w:val="29AE7C46"/>
    <w:rsid w:val="29B14304"/>
    <w:rsid w:val="29B242AD"/>
    <w:rsid w:val="29B47365"/>
    <w:rsid w:val="29BB77D1"/>
    <w:rsid w:val="29BE1E60"/>
    <w:rsid w:val="29C143D2"/>
    <w:rsid w:val="29C83308"/>
    <w:rsid w:val="29CA5638"/>
    <w:rsid w:val="29D82C68"/>
    <w:rsid w:val="29E14BD6"/>
    <w:rsid w:val="29EA6B7E"/>
    <w:rsid w:val="29EE5E34"/>
    <w:rsid w:val="29F365D7"/>
    <w:rsid w:val="29F67590"/>
    <w:rsid w:val="29F9562B"/>
    <w:rsid w:val="29FB05F4"/>
    <w:rsid w:val="29FB5B64"/>
    <w:rsid w:val="2A4432EF"/>
    <w:rsid w:val="2A4A347A"/>
    <w:rsid w:val="2A4A6847"/>
    <w:rsid w:val="2A4F44D9"/>
    <w:rsid w:val="2A583A43"/>
    <w:rsid w:val="2A597CB5"/>
    <w:rsid w:val="2A666821"/>
    <w:rsid w:val="2A677589"/>
    <w:rsid w:val="2A6B138C"/>
    <w:rsid w:val="2A854A5C"/>
    <w:rsid w:val="2A8D5028"/>
    <w:rsid w:val="2A8E1A39"/>
    <w:rsid w:val="2A8F5407"/>
    <w:rsid w:val="2A963F0E"/>
    <w:rsid w:val="2A9965E5"/>
    <w:rsid w:val="2AA3099D"/>
    <w:rsid w:val="2AA978D6"/>
    <w:rsid w:val="2AAB239E"/>
    <w:rsid w:val="2AB07F24"/>
    <w:rsid w:val="2AB505FF"/>
    <w:rsid w:val="2ABA36CF"/>
    <w:rsid w:val="2AC337B2"/>
    <w:rsid w:val="2AC80BA8"/>
    <w:rsid w:val="2AD16803"/>
    <w:rsid w:val="2AD320CA"/>
    <w:rsid w:val="2AD64E09"/>
    <w:rsid w:val="2AE36F60"/>
    <w:rsid w:val="2AE47424"/>
    <w:rsid w:val="2AE47DAA"/>
    <w:rsid w:val="2AE62661"/>
    <w:rsid w:val="2AF544B9"/>
    <w:rsid w:val="2B000258"/>
    <w:rsid w:val="2B0049B9"/>
    <w:rsid w:val="2B0741F8"/>
    <w:rsid w:val="2B0C4941"/>
    <w:rsid w:val="2B0E24F5"/>
    <w:rsid w:val="2B190EFB"/>
    <w:rsid w:val="2B1A6B1F"/>
    <w:rsid w:val="2B2E2484"/>
    <w:rsid w:val="2B3523DF"/>
    <w:rsid w:val="2B50340C"/>
    <w:rsid w:val="2B545790"/>
    <w:rsid w:val="2B5D0B51"/>
    <w:rsid w:val="2B6323E9"/>
    <w:rsid w:val="2B674205"/>
    <w:rsid w:val="2B8455EA"/>
    <w:rsid w:val="2B8723B9"/>
    <w:rsid w:val="2B8816F3"/>
    <w:rsid w:val="2B8C4D04"/>
    <w:rsid w:val="2B8E04C0"/>
    <w:rsid w:val="2BA906FB"/>
    <w:rsid w:val="2BAB2CF2"/>
    <w:rsid w:val="2BAD21D6"/>
    <w:rsid w:val="2BCC15B6"/>
    <w:rsid w:val="2BD04D98"/>
    <w:rsid w:val="2BDA7639"/>
    <w:rsid w:val="2BE44E44"/>
    <w:rsid w:val="2C0C6603"/>
    <w:rsid w:val="2C13505C"/>
    <w:rsid w:val="2C16315B"/>
    <w:rsid w:val="2C1B428A"/>
    <w:rsid w:val="2C2967D5"/>
    <w:rsid w:val="2C2E7A0D"/>
    <w:rsid w:val="2C324A3B"/>
    <w:rsid w:val="2C3F4C70"/>
    <w:rsid w:val="2C426C3E"/>
    <w:rsid w:val="2C50454D"/>
    <w:rsid w:val="2C5D76C0"/>
    <w:rsid w:val="2C673E83"/>
    <w:rsid w:val="2C6B3366"/>
    <w:rsid w:val="2C7468A7"/>
    <w:rsid w:val="2C93499E"/>
    <w:rsid w:val="2C973A54"/>
    <w:rsid w:val="2C996DBB"/>
    <w:rsid w:val="2CAC0315"/>
    <w:rsid w:val="2CBC14BD"/>
    <w:rsid w:val="2CBD0660"/>
    <w:rsid w:val="2CBE41F9"/>
    <w:rsid w:val="2CCE5ABB"/>
    <w:rsid w:val="2CD10F8D"/>
    <w:rsid w:val="2CD32F5B"/>
    <w:rsid w:val="2CE5143B"/>
    <w:rsid w:val="2CF107ED"/>
    <w:rsid w:val="2CF94BA4"/>
    <w:rsid w:val="2CF97BE1"/>
    <w:rsid w:val="2CFE6D4B"/>
    <w:rsid w:val="2D06276E"/>
    <w:rsid w:val="2D09732A"/>
    <w:rsid w:val="2D0C09A4"/>
    <w:rsid w:val="2D0E79EB"/>
    <w:rsid w:val="2D1E0AB2"/>
    <w:rsid w:val="2D215956"/>
    <w:rsid w:val="2D2215C2"/>
    <w:rsid w:val="2D3A0FC0"/>
    <w:rsid w:val="2D423AF9"/>
    <w:rsid w:val="2D481273"/>
    <w:rsid w:val="2D51309D"/>
    <w:rsid w:val="2D637218"/>
    <w:rsid w:val="2D6D5A8F"/>
    <w:rsid w:val="2D721353"/>
    <w:rsid w:val="2D8C4EE9"/>
    <w:rsid w:val="2D975B4C"/>
    <w:rsid w:val="2DA46B80"/>
    <w:rsid w:val="2DA56199"/>
    <w:rsid w:val="2DAA47CC"/>
    <w:rsid w:val="2DAD1DA9"/>
    <w:rsid w:val="2DB27208"/>
    <w:rsid w:val="2DC32BE4"/>
    <w:rsid w:val="2DCE1FF6"/>
    <w:rsid w:val="2DCE52AF"/>
    <w:rsid w:val="2DD12166"/>
    <w:rsid w:val="2DD1660F"/>
    <w:rsid w:val="2DD216FE"/>
    <w:rsid w:val="2DDB2D1D"/>
    <w:rsid w:val="2DE03467"/>
    <w:rsid w:val="2E082083"/>
    <w:rsid w:val="2E1D0943"/>
    <w:rsid w:val="2E1E084E"/>
    <w:rsid w:val="2E240783"/>
    <w:rsid w:val="2E257834"/>
    <w:rsid w:val="2E295BDC"/>
    <w:rsid w:val="2E3132AA"/>
    <w:rsid w:val="2E4D1BE5"/>
    <w:rsid w:val="2E550655"/>
    <w:rsid w:val="2E6C6330"/>
    <w:rsid w:val="2E6F4BFA"/>
    <w:rsid w:val="2E737FFD"/>
    <w:rsid w:val="2E9A0A21"/>
    <w:rsid w:val="2EA50062"/>
    <w:rsid w:val="2EA9012E"/>
    <w:rsid w:val="2EAB2CE2"/>
    <w:rsid w:val="2EB23B57"/>
    <w:rsid w:val="2EB870F0"/>
    <w:rsid w:val="2EC80D9E"/>
    <w:rsid w:val="2ECA0411"/>
    <w:rsid w:val="2ECC1E78"/>
    <w:rsid w:val="2ECE3F90"/>
    <w:rsid w:val="2ED86455"/>
    <w:rsid w:val="2EE008CD"/>
    <w:rsid w:val="2EE87391"/>
    <w:rsid w:val="2EF648C1"/>
    <w:rsid w:val="2EFF4853"/>
    <w:rsid w:val="2F043252"/>
    <w:rsid w:val="2F063F18"/>
    <w:rsid w:val="2F0F53F0"/>
    <w:rsid w:val="2F1276DB"/>
    <w:rsid w:val="2F1F14D6"/>
    <w:rsid w:val="2F222DE7"/>
    <w:rsid w:val="2F320C08"/>
    <w:rsid w:val="2F32687A"/>
    <w:rsid w:val="2F337542"/>
    <w:rsid w:val="2F364553"/>
    <w:rsid w:val="2F3B5862"/>
    <w:rsid w:val="2F4C01CA"/>
    <w:rsid w:val="2F676533"/>
    <w:rsid w:val="2F6E3BA7"/>
    <w:rsid w:val="2F7F2564"/>
    <w:rsid w:val="2F8162A0"/>
    <w:rsid w:val="2F892F11"/>
    <w:rsid w:val="2FA31639"/>
    <w:rsid w:val="2FA71926"/>
    <w:rsid w:val="2FBC4819"/>
    <w:rsid w:val="2FC237A5"/>
    <w:rsid w:val="2FC339B0"/>
    <w:rsid w:val="2FD80B72"/>
    <w:rsid w:val="2FDE0294"/>
    <w:rsid w:val="2FF54F6D"/>
    <w:rsid w:val="2FFB4852"/>
    <w:rsid w:val="2FFC01CC"/>
    <w:rsid w:val="2FFD5FC6"/>
    <w:rsid w:val="300A2547"/>
    <w:rsid w:val="3029370A"/>
    <w:rsid w:val="302F2ABA"/>
    <w:rsid w:val="304730F4"/>
    <w:rsid w:val="304E1442"/>
    <w:rsid w:val="3052336E"/>
    <w:rsid w:val="306423F2"/>
    <w:rsid w:val="306718A7"/>
    <w:rsid w:val="30694A28"/>
    <w:rsid w:val="306F6B71"/>
    <w:rsid w:val="307D26F5"/>
    <w:rsid w:val="308D0FF2"/>
    <w:rsid w:val="309052EA"/>
    <w:rsid w:val="309B23FD"/>
    <w:rsid w:val="309D5077"/>
    <w:rsid w:val="30A40AA5"/>
    <w:rsid w:val="30B613AC"/>
    <w:rsid w:val="30BE3007"/>
    <w:rsid w:val="30BF1564"/>
    <w:rsid w:val="30CF1447"/>
    <w:rsid w:val="30D45490"/>
    <w:rsid w:val="30D76897"/>
    <w:rsid w:val="30ED32C7"/>
    <w:rsid w:val="30EE2DE8"/>
    <w:rsid w:val="30F42C44"/>
    <w:rsid w:val="30F73024"/>
    <w:rsid w:val="30FD50F2"/>
    <w:rsid w:val="31017B73"/>
    <w:rsid w:val="31115F51"/>
    <w:rsid w:val="311326A6"/>
    <w:rsid w:val="31211A65"/>
    <w:rsid w:val="31227512"/>
    <w:rsid w:val="31263959"/>
    <w:rsid w:val="31440672"/>
    <w:rsid w:val="31481D4A"/>
    <w:rsid w:val="3149733C"/>
    <w:rsid w:val="31497D21"/>
    <w:rsid w:val="315127A6"/>
    <w:rsid w:val="315F0669"/>
    <w:rsid w:val="316A5D59"/>
    <w:rsid w:val="316D5823"/>
    <w:rsid w:val="31753ED1"/>
    <w:rsid w:val="317810C1"/>
    <w:rsid w:val="317E3067"/>
    <w:rsid w:val="31835A12"/>
    <w:rsid w:val="318A0382"/>
    <w:rsid w:val="318D3D21"/>
    <w:rsid w:val="31910BD3"/>
    <w:rsid w:val="31A939A3"/>
    <w:rsid w:val="31AD4F78"/>
    <w:rsid w:val="31BB466C"/>
    <w:rsid w:val="31CA17EB"/>
    <w:rsid w:val="31CD2FF9"/>
    <w:rsid w:val="31D1614A"/>
    <w:rsid w:val="31EA1C4E"/>
    <w:rsid w:val="31EC6329"/>
    <w:rsid w:val="31F96798"/>
    <w:rsid w:val="320C23FD"/>
    <w:rsid w:val="3215150F"/>
    <w:rsid w:val="3231331E"/>
    <w:rsid w:val="32342595"/>
    <w:rsid w:val="323B37D9"/>
    <w:rsid w:val="3240754E"/>
    <w:rsid w:val="32416E72"/>
    <w:rsid w:val="32470A2F"/>
    <w:rsid w:val="325C06CD"/>
    <w:rsid w:val="326354CD"/>
    <w:rsid w:val="3266747E"/>
    <w:rsid w:val="32694636"/>
    <w:rsid w:val="326A2320"/>
    <w:rsid w:val="326A3AD4"/>
    <w:rsid w:val="327D7397"/>
    <w:rsid w:val="32822755"/>
    <w:rsid w:val="328B6FDA"/>
    <w:rsid w:val="328D6B4E"/>
    <w:rsid w:val="328F2893"/>
    <w:rsid w:val="329B745B"/>
    <w:rsid w:val="32A06612"/>
    <w:rsid w:val="32A204B7"/>
    <w:rsid w:val="32C87418"/>
    <w:rsid w:val="32D52952"/>
    <w:rsid w:val="32D970B6"/>
    <w:rsid w:val="32DA0E4F"/>
    <w:rsid w:val="32E51F33"/>
    <w:rsid w:val="32F41ED6"/>
    <w:rsid w:val="33020892"/>
    <w:rsid w:val="33052060"/>
    <w:rsid w:val="331717BE"/>
    <w:rsid w:val="33246052"/>
    <w:rsid w:val="33270722"/>
    <w:rsid w:val="333727BC"/>
    <w:rsid w:val="333A29AB"/>
    <w:rsid w:val="333D5967"/>
    <w:rsid w:val="33402926"/>
    <w:rsid w:val="334F31C3"/>
    <w:rsid w:val="33663FA1"/>
    <w:rsid w:val="337B01CF"/>
    <w:rsid w:val="33822C3A"/>
    <w:rsid w:val="338C2C2D"/>
    <w:rsid w:val="338C60D5"/>
    <w:rsid w:val="339509FB"/>
    <w:rsid w:val="339D5984"/>
    <w:rsid w:val="33A141F3"/>
    <w:rsid w:val="33A87304"/>
    <w:rsid w:val="33B023FA"/>
    <w:rsid w:val="33BB67EA"/>
    <w:rsid w:val="33E0208A"/>
    <w:rsid w:val="33F1416D"/>
    <w:rsid w:val="33F2494B"/>
    <w:rsid w:val="33F95580"/>
    <w:rsid w:val="34116A75"/>
    <w:rsid w:val="34255BF5"/>
    <w:rsid w:val="342828B4"/>
    <w:rsid w:val="342B018C"/>
    <w:rsid w:val="34393009"/>
    <w:rsid w:val="343D5E36"/>
    <w:rsid w:val="34551691"/>
    <w:rsid w:val="346E0DE7"/>
    <w:rsid w:val="348203C1"/>
    <w:rsid w:val="34825E9E"/>
    <w:rsid w:val="34862EB4"/>
    <w:rsid w:val="348C16CE"/>
    <w:rsid w:val="348C191A"/>
    <w:rsid w:val="349A1FFD"/>
    <w:rsid w:val="349D33F1"/>
    <w:rsid w:val="34B4768F"/>
    <w:rsid w:val="34B96CEB"/>
    <w:rsid w:val="34BB26E8"/>
    <w:rsid w:val="34BC570B"/>
    <w:rsid w:val="34C744F1"/>
    <w:rsid w:val="34F070C3"/>
    <w:rsid w:val="34F675B3"/>
    <w:rsid w:val="34F753C1"/>
    <w:rsid w:val="350458CF"/>
    <w:rsid w:val="350579C3"/>
    <w:rsid w:val="35304C17"/>
    <w:rsid w:val="3534426F"/>
    <w:rsid w:val="35407967"/>
    <w:rsid w:val="35491ED3"/>
    <w:rsid w:val="354A3266"/>
    <w:rsid w:val="355A7A02"/>
    <w:rsid w:val="35623828"/>
    <w:rsid w:val="356347E9"/>
    <w:rsid w:val="35701CE9"/>
    <w:rsid w:val="35823571"/>
    <w:rsid w:val="35971B70"/>
    <w:rsid w:val="35B53FBB"/>
    <w:rsid w:val="35B86705"/>
    <w:rsid w:val="35BF7E42"/>
    <w:rsid w:val="35C27CEF"/>
    <w:rsid w:val="35C82585"/>
    <w:rsid w:val="35CC3E9A"/>
    <w:rsid w:val="35D17FB0"/>
    <w:rsid w:val="35D34A3A"/>
    <w:rsid w:val="35DE18CD"/>
    <w:rsid w:val="35E42C24"/>
    <w:rsid w:val="35E760B4"/>
    <w:rsid w:val="35F04223"/>
    <w:rsid w:val="35F164C2"/>
    <w:rsid w:val="36246E5A"/>
    <w:rsid w:val="36360460"/>
    <w:rsid w:val="36417F30"/>
    <w:rsid w:val="36527FC6"/>
    <w:rsid w:val="365771CE"/>
    <w:rsid w:val="365B6C2C"/>
    <w:rsid w:val="36610979"/>
    <w:rsid w:val="366226F7"/>
    <w:rsid w:val="36725C29"/>
    <w:rsid w:val="367856C6"/>
    <w:rsid w:val="367E0829"/>
    <w:rsid w:val="36882450"/>
    <w:rsid w:val="36931075"/>
    <w:rsid w:val="36BE112F"/>
    <w:rsid w:val="36CA54C7"/>
    <w:rsid w:val="36CC323F"/>
    <w:rsid w:val="36E2690F"/>
    <w:rsid w:val="36EA3DD0"/>
    <w:rsid w:val="36EE3A90"/>
    <w:rsid w:val="37004603"/>
    <w:rsid w:val="37014FE2"/>
    <w:rsid w:val="37045F3D"/>
    <w:rsid w:val="37047049"/>
    <w:rsid w:val="371F6D8B"/>
    <w:rsid w:val="371F70FE"/>
    <w:rsid w:val="373D6520"/>
    <w:rsid w:val="3742207D"/>
    <w:rsid w:val="37533494"/>
    <w:rsid w:val="37543CE7"/>
    <w:rsid w:val="37583479"/>
    <w:rsid w:val="376229A1"/>
    <w:rsid w:val="377C3DB2"/>
    <w:rsid w:val="3783741C"/>
    <w:rsid w:val="37862108"/>
    <w:rsid w:val="37887ADC"/>
    <w:rsid w:val="378A4B10"/>
    <w:rsid w:val="378D010B"/>
    <w:rsid w:val="37900282"/>
    <w:rsid w:val="3798166F"/>
    <w:rsid w:val="37A44867"/>
    <w:rsid w:val="37A70948"/>
    <w:rsid w:val="37AC471F"/>
    <w:rsid w:val="37AC5968"/>
    <w:rsid w:val="37CC2171"/>
    <w:rsid w:val="37DD1F26"/>
    <w:rsid w:val="37E060E3"/>
    <w:rsid w:val="37E5585C"/>
    <w:rsid w:val="37F73B41"/>
    <w:rsid w:val="3801515F"/>
    <w:rsid w:val="38085226"/>
    <w:rsid w:val="380C42BB"/>
    <w:rsid w:val="38136672"/>
    <w:rsid w:val="38154910"/>
    <w:rsid w:val="381E0956"/>
    <w:rsid w:val="381E7D8F"/>
    <w:rsid w:val="38230640"/>
    <w:rsid w:val="382D39F6"/>
    <w:rsid w:val="38385E9B"/>
    <w:rsid w:val="38413A7B"/>
    <w:rsid w:val="38415A89"/>
    <w:rsid w:val="38417FD2"/>
    <w:rsid w:val="38484001"/>
    <w:rsid w:val="385F7029"/>
    <w:rsid w:val="386A1C58"/>
    <w:rsid w:val="38703690"/>
    <w:rsid w:val="38797F78"/>
    <w:rsid w:val="387B26EF"/>
    <w:rsid w:val="387E5D4F"/>
    <w:rsid w:val="38894133"/>
    <w:rsid w:val="389A701B"/>
    <w:rsid w:val="389D2E7A"/>
    <w:rsid w:val="389D3316"/>
    <w:rsid w:val="38AC2902"/>
    <w:rsid w:val="38B060C6"/>
    <w:rsid w:val="38B200EA"/>
    <w:rsid w:val="38BE3627"/>
    <w:rsid w:val="38CD0DC5"/>
    <w:rsid w:val="38D647C1"/>
    <w:rsid w:val="38FA0439"/>
    <w:rsid w:val="38FA61F6"/>
    <w:rsid w:val="38FB1E2F"/>
    <w:rsid w:val="38FC0370"/>
    <w:rsid w:val="39041031"/>
    <w:rsid w:val="3944166A"/>
    <w:rsid w:val="3946127B"/>
    <w:rsid w:val="39464690"/>
    <w:rsid w:val="394C5281"/>
    <w:rsid w:val="394F537E"/>
    <w:rsid w:val="395141D9"/>
    <w:rsid w:val="396A1C76"/>
    <w:rsid w:val="39904D26"/>
    <w:rsid w:val="39A06728"/>
    <w:rsid w:val="39A30AB9"/>
    <w:rsid w:val="39A710B3"/>
    <w:rsid w:val="39B219D8"/>
    <w:rsid w:val="39C84D7F"/>
    <w:rsid w:val="39CE49D2"/>
    <w:rsid w:val="39D110B1"/>
    <w:rsid w:val="39D40219"/>
    <w:rsid w:val="39D52701"/>
    <w:rsid w:val="39E671A6"/>
    <w:rsid w:val="39F94D4D"/>
    <w:rsid w:val="39F97645"/>
    <w:rsid w:val="39F9789E"/>
    <w:rsid w:val="39FA7721"/>
    <w:rsid w:val="39FE79C3"/>
    <w:rsid w:val="3A0504A1"/>
    <w:rsid w:val="3A0C4B2B"/>
    <w:rsid w:val="3A147CC4"/>
    <w:rsid w:val="3A1923D3"/>
    <w:rsid w:val="3A200C4E"/>
    <w:rsid w:val="3A2A32C1"/>
    <w:rsid w:val="3A344BE2"/>
    <w:rsid w:val="3A4233B3"/>
    <w:rsid w:val="3A440DB1"/>
    <w:rsid w:val="3A560AAE"/>
    <w:rsid w:val="3A570256"/>
    <w:rsid w:val="3A6006DF"/>
    <w:rsid w:val="3A8E2006"/>
    <w:rsid w:val="3A927CDA"/>
    <w:rsid w:val="3AA36024"/>
    <w:rsid w:val="3ABB74B2"/>
    <w:rsid w:val="3ABC6797"/>
    <w:rsid w:val="3ABE2439"/>
    <w:rsid w:val="3AC511BD"/>
    <w:rsid w:val="3AD0788D"/>
    <w:rsid w:val="3AD664B0"/>
    <w:rsid w:val="3AF63780"/>
    <w:rsid w:val="3B036B6E"/>
    <w:rsid w:val="3B0539F0"/>
    <w:rsid w:val="3B0568DD"/>
    <w:rsid w:val="3B0806C3"/>
    <w:rsid w:val="3B0E1F75"/>
    <w:rsid w:val="3B2234D8"/>
    <w:rsid w:val="3B256F74"/>
    <w:rsid w:val="3B322793"/>
    <w:rsid w:val="3B37318F"/>
    <w:rsid w:val="3B4A0F7F"/>
    <w:rsid w:val="3B553B8A"/>
    <w:rsid w:val="3B582C71"/>
    <w:rsid w:val="3B665BD9"/>
    <w:rsid w:val="3B6B7F83"/>
    <w:rsid w:val="3B6D4465"/>
    <w:rsid w:val="3B706D9E"/>
    <w:rsid w:val="3B764E08"/>
    <w:rsid w:val="3B9F6C09"/>
    <w:rsid w:val="3BA564A7"/>
    <w:rsid w:val="3BA80E8C"/>
    <w:rsid w:val="3BAA684A"/>
    <w:rsid w:val="3BAF3DCF"/>
    <w:rsid w:val="3BBA3125"/>
    <w:rsid w:val="3BC5514F"/>
    <w:rsid w:val="3BC924B9"/>
    <w:rsid w:val="3BCE5CA8"/>
    <w:rsid w:val="3BD1040B"/>
    <w:rsid w:val="3BDB278B"/>
    <w:rsid w:val="3BDE259B"/>
    <w:rsid w:val="3BE24024"/>
    <w:rsid w:val="3BEA14C3"/>
    <w:rsid w:val="3C0046D6"/>
    <w:rsid w:val="3C03569C"/>
    <w:rsid w:val="3C08042E"/>
    <w:rsid w:val="3C2030AA"/>
    <w:rsid w:val="3C2311FF"/>
    <w:rsid w:val="3C2F3AF1"/>
    <w:rsid w:val="3C3D4157"/>
    <w:rsid w:val="3C4C68AB"/>
    <w:rsid w:val="3C4D5416"/>
    <w:rsid w:val="3C8E67D2"/>
    <w:rsid w:val="3C944FCB"/>
    <w:rsid w:val="3C966DAF"/>
    <w:rsid w:val="3C9B4DD3"/>
    <w:rsid w:val="3CA5732A"/>
    <w:rsid w:val="3CAD23D5"/>
    <w:rsid w:val="3CAD7489"/>
    <w:rsid w:val="3CB665F1"/>
    <w:rsid w:val="3CBA0E8F"/>
    <w:rsid w:val="3CBC632B"/>
    <w:rsid w:val="3CD742CA"/>
    <w:rsid w:val="3CDF2C2E"/>
    <w:rsid w:val="3CE11A14"/>
    <w:rsid w:val="3CEC0FB2"/>
    <w:rsid w:val="3CF95EDE"/>
    <w:rsid w:val="3D080C4D"/>
    <w:rsid w:val="3D15515D"/>
    <w:rsid w:val="3D1603FE"/>
    <w:rsid w:val="3D195D18"/>
    <w:rsid w:val="3D460863"/>
    <w:rsid w:val="3D490306"/>
    <w:rsid w:val="3D4C3D8C"/>
    <w:rsid w:val="3D534464"/>
    <w:rsid w:val="3D644609"/>
    <w:rsid w:val="3D781CFD"/>
    <w:rsid w:val="3D79462B"/>
    <w:rsid w:val="3D7A1903"/>
    <w:rsid w:val="3D7B3FE5"/>
    <w:rsid w:val="3D891067"/>
    <w:rsid w:val="3D896955"/>
    <w:rsid w:val="3D9966D8"/>
    <w:rsid w:val="3DAC2A63"/>
    <w:rsid w:val="3DB00691"/>
    <w:rsid w:val="3DB94C90"/>
    <w:rsid w:val="3DC321A8"/>
    <w:rsid w:val="3DCC76A0"/>
    <w:rsid w:val="3DCD65E9"/>
    <w:rsid w:val="3DD13A3A"/>
    <w:rsid w:val="3DD67E44"/>
    <w:rsid w:val="3DDC1820"/>
    <w:rsid w:val="3DE05CBB"/>
    <w:rsid w:val="3DE819B1"/>
    <w:rsid w:val="3DEE309C"/>
    <w:rsid w:val="3DEF2E4A"/>
    <w:rsid w:val="3DEF7960"/>
    <w:rsid w:val="3DF033DF"/>
    <w:rsid w:val="3DFB52B3"/>
    <w:rsid w:val="3DFB595C"/>
    <w:rsid w:val="3E010AAC"/>
    <w:rsid w:val="3E230928"/>
    <w:rsid w:val="3E30162E"/>
    <w:rsid w:val="3E3C0642"/>
    <w:rsid w:val="3E45260F"/>
    <w:rsid w:val="3E4F2946"/>
    <w:rsid w:val="3E507DD9"/>
    <w:rsid w:val="3E590C35"/>
    <w:rsid w:val="3E5E7E8F"/>
    <w:rsid w:val="3E6C7BB4"/>
    <w:rsid w:val="3E6D72F9"/>
    <w:rsid w:val="3E7D7833"/>
    <w:rsid w:val="3E8B1C04"/>
    <w:rsid w:val="3E8E2C4F"/>
    <w:rsid w:val="3E996742"/>
    <w:rsid w:val="3E9D58BC"/>
    <w:rsid w:val="3EA27D4C"/>
    <w:rsid w:val="3EB23015"/>
    <w:rsid w:val="3EBD1C5E"/>
    <w:rsid w:val="3EC35BF1"/>
    <w:rsid w:val="3EC55C17"/>
    <w:rsid w:val="3ECE3977"/>
    <w:rsid w:val="3EEA7DFD"/>
    <w:rsid w:val="3EF611FF"/>
    <w:rsid w:val="3EF95B5D"/>
    <w:rsid w:val="3EFE7149"/>
    <w:rsid w:val="3F0021C5"/>
    <w:rsid w:val="3F187B85"/>
    <w:rsid w:val="3F3F61E4"/>
    <w:rsid w:val="3F576F8C"/>
    <w:rsid w:val="3F5D284B"/>
    <w:rsid w:val="3F822837"/>
    <w:rsid w:val="3F900D73"/>
    <w:rsid w:val="3FA02422"/>
    <w:rsid w:val="3FA43728"/>
    <w:rsid w:val="3FA51188"/>
    <w:rsid w:val="3FA539C3"/>
    <w:rsid w:val="3FA6691C"/>
    <w:rsid w:val="3FBC4267"/>
    <w:rsid w:val="3FCF09C1"/>
    <w:rsid w:val="3FCF1686"/>
    <w:rsid w:val="3FDA6132"/>
    <w:rsid w:val="3FDB57C8"/>
    <w:rsid w:val="3FE117B4"/>
    <w:rsid w:val="3FE17FD5"/>
    <w:rsid w:val="3FE30EA1"/>
    <w:rsid w:val="3FE55F85"/>
    <w:rsid w:val="3FF62A82"/>
    <w:rsid w:val="3FF80802"/>
    <w:rsid w:val="3FFD016D"/>
    <w:rsid w:val="40236DA1"/>
    <w:rsid w:val="4038615E"/>
    <w:rsid w:val="40430A9E"/>
    <w:rsid w:val="40452DBE"/>
    <w:rsid w:val="40477A99"/>
    <w:rsid w:val="404B3E79"/>
    <w:rsid w:val="404C15F6"/>
    <w:rsid w:val="4050032E"/>
    <w:rsid w:val="40524B49"/>
    <w:rsid w:val="407D2BAC"/>
    <w:rsid w:val="40992872"/>
    <w:rsid w:val="40A40EB0"/>
    <w:rsid w:val="40B93800"/>
    <w:rsid w:val="40BA3A39"/>
    <w:rsid w:val="40D276F0"/>
    <w:rsid w:val="40ED3569"/>
    <w:rsid w:val="40FA31D2"/>
    <w:rsid w:val="40FF449F"/>
    <w:rsid w:val="410F4313"/>
    <w:rsid w:val="411C7346"/>
    <w:rsid w:val="41202976"/>
    <w:rsid w:val="41255F1E"/>
    <w:rsid w:val="41292973"/>
    <w:rsid w:val="41451CF8"/>
    <w:rsid w:val="41474864"/>
    <w:rsid w:val="4148233F"/>
    <w:rsid w:val="414A3B48"/>
    <w:rsid w:val="41573400"/>
    <w:rsid w:val="415F4B8D"/>
    <w:rsid w:val="41632DB9"/>
    <w:rsid w:val="4166651E"/>
    <w:rsid w:val="418260AD"/>
    <w:rsid w:val="41836A09"/>
    <w:rsid w:val="418F6B2F"/>
    <w:rsid w:val="41983170"/>
    <w:rsid w:val="41AB11AD"/>
    <w:rsid w:val="41AC0286"/>
    <w:rsid w:val="41B02D95"/>
    <w:rsid w:val="41B70708"/>
    <w:rsid w:val="41BD3603"/>
    <w:rsid w:val="41D10979"/>
    <w:rsid w:val="41D64AB4"/>
    <w:rsid w:val="41D967C4"/>
    <w:rsid w:val="41ED64E6"/>
    <w:rsid w:val="420A1799"/>
    <w:rsid w:val="420C6851"/>
    <w:rsid w:val="42122778"/>
    <w:rsid w:val="42145D4A"/>
    <w:rsid w:val="4216101E"/>
    <w:rsid w:val="421F2DDD"/>
    <w:rsid w:val="42275549"/>
    <w:rsid w:val="42286907"/>
    <w:rsid w:val="423D2BF6"/>
    <w:rsid w:val="423F7582"/>
    <w:rsid w:val="424C5818"/>
    <w:rsid w:val="425B4772"/>
    <w:rsid w:val="42677920"/>
    <w:rsid w:val="426E3EE6"/>
    <w:rsid w:val="427C5AB5"/>
    <w:rsid w:val="42933A00"/>
    <w:rsid w:val="429877F1"/>
    <w:rsid w:val="429F5F62"/>
    <w:rsid w:val="42A0743C"/>
    <w:rsid w:val="42AF2F73"/>
    <w:rsid w:val="42AF7BE0"/>
    <w:rsid w:val="42B21623"/>
    <w:rsid w:val="42B93D7B"/>
    <w:rsid w:val="42BF186D"/>
    <w:rsid w:val="42DC3556"/>
    <w:rsid w:val="42F11F49"/>
    <w:rsid w:val="42FF41D6"/>
    <w:rsid w:val="430E5DEC"/>
    <w:rsid w:val="430F5717"/>
    <w:rsid w:val="43114522"/>
    <w:rsid w:val="43180D99"/>
    <w:rsid w:val="431A5B88"/>
    <w:rsid w:val="43365365"/>
    <w:rsid w:val="4347409C"/>
    <w:rsid w:val="434D67AF"/>
    <w:rsid w:val="43574DEF"/>
    <w:rsid w:val="435F04D5"/>
    <w:rsid w:val="43611540"/>
    <w:rsid w:val="43627624"/>
    <w:rsid w:val="436C57E9"/>
    <w:rsid w:val="436E294C"/>
    <w:rsid w:val="43721295"/>
    <w:rsid w:val="43725603"/>
    <w:rsid w:val="437F29A7"/>
    <w:rsid w:val="43851C8A"/>
    <w:rsid w:val="43882E46"/>
    <w:rsid w:val="438B77D1"/>
    <w:rsid w:val="438E04AD"/>
    <w:rsid w:val="43AC4202"/>
    <w:rsid w:val="43B75DC1"/>
    <w:rsid w:val="43C532BB"/>
    <w:rsid w:val="43C6094A"/>
    <w:rsid w:val="43CB331A"/>
    <w:rsid w:val="43E26550"/>
    <w:rsid w:val="43E30112"/>
    <w:rsid w:val="43EC4728"/>
    <w:rsid w:val="43ED6CB4"/>
    <w:rsid w:val="43F43981"/>
    <w:rsid w:val="43F66599"/>
    <w:rsid w:val="4416193E"/>
    <w:rsid w:val="4420318F"/>
    <w:rsid w:val="4426151E"/>
    <w:rsid w:val="44272773"/>
    <w:rsid w:val="44375ABD"/>
    <w:rsid w:val="443D1E27"/>
    <w:rsid w:val="443D62EA"/>
    <w:rsid w:val="443E74BE"/>
    <w:rsid w:val="4443210D"/>
    <w:rsid w:val="444B39DE"/>
    <w:rsid w:val="445705E2"/>
    <w:rsid w:val="445A5518"/>
    <w:rsid w:val="4471368A"/>
    <w:rsid w:val="447A1D3A"/>
    <w:rsid w:val="448A1098"/>
    <w:rsid w:val="448B5948"/>
    <w:rsid w:val="44A04F6B"/>
    <w:rsid w:val="44AE31BF"/>
    <w:rsid w:val="44B915D3"/>
    <w:rsid w:val="44B95F8F"/>
    <w:rsid w:val="44BE7FD3"/>
    <w:rsid w:val="44C33BCC"/>
    <w:rsid w:val="44C9039C"/>
    <w:rsid w:val="44CB72AB"/>
    <w:rsid w:val="44CE0D3C"/>
    <w:rsid w:val="44CE2AA4"/>
    <w:rsid w:val="44D213D1"/>
    <w:rsid w:val="44E64755"/>
    <w:rsid w:val="44EA31C2"/>
    <w:rsid w:val="44ED09CA"/>
    <w:rsid w:val="44FF037A"/>
    <w:rsid w:val="450250D3"/>
    <w:rsid w:val="450C3AC2"/>
    <w:rsid w:val="45137D6F"/>
    <w:rsid w:val="452603E5"/>
    <w:rsid w:val="45265D17"/>
    <w:rsid w:val="4545506E"/>
    <w:rsid w:val="455610A4"/>
    <w:rsid w:val="45577C76"/>
    <w:rsid w:val="456419FC"/>
    <w:rsid w:val="456B26CD"/>
    <w:rsid w:val="4570387A"/>
    <w:rsid w:val="4572143B"/>
    <w:rsid w:val="457741EF"/>
    <w:rsid w:val="45851585"/>
    <w:rsid w:val="4586185F"/>
    <w:rsid w:val="458B7642"/>
    <w:rsid w:val="459139A6"/>
    <w:rsid w:val="45A857B1"/>
    <w:rsid w:val="45AD43E5"/>
    <w:rsid w:val="45AD64F0"/>
    <w:rsid w:val="45BE0038"/>
    <w:rsid w:val="45DE040E"/>
    <w:rsid w:val="45E21372"/>
    <w:rsid w:val="45E577C4"/>
    <w:rsid w:val="45F151A6"/>
    <w:rsid w:val="45F3472C"/>
    <w:rsid w:val="45FD2674"/>
    <w:rsid w:val="46083AE9"/>
    <w:rsid w:val="460F24F6"/>
    <w:rsid w:val="46145F51"/>
    <w:rsid w:val="46196ADE"/>
    <w:rsid w:val="4628650B"/>
    <w:rsid w:val="462A3320"/>
    <w:rsid w:val="463B3189"/>
    <w:rsid w:val="465416B0"/>
    <w:rsid w:val="465A0856"/>
    <w:rsid w:val="465F25C9"/>
    <w:rsid w:val="466A49E0"/>
    <w:rsid w:val="467063B6"/>
    <w:rsid w:val="467369BB"/>
    <w:rsid w:val="46834F29"/>
    <w:rsid w:val="46957598"/>
    <w:rsid w:val="46970EC3"/>
    <w:rsid w:val="469A6FD4"/>
    <w:rsid w:val="469E3436"/>
    <w:rsid w:val="46A3601A"/>
    <w:rsid w:val="46A5066F"/>
    <w:rsid w:val="46A87599"/>
    <w:rsid w:val="46AA6226"/>
    <w:rsid w:val="46B20F45"/>
    <w:rsid w:val="46CC2262"/>
    <w:rsid w:val="46DF5D9A"/>
    <w:rsid w:val="46E06407"/>
    <w:rsid w:val="46E45912"/>
    <w:rsid w:val="46FD7BED"/>
    <w:rsid w:val="472B5F25"/>
    <w:rsid w:val="47365356"/>
    <w:rsid w:val="47390CA2"/>
    <w:rsid w:val="473D61D2"/>
    <w:rsid w:val="47521C05"/>
    <w:rsid w:val="475514ED"/>
    <w:rsid w:val="47577027"/>
    <w:rsid w:val="475D44CC"/>
    <w:rsid w:val="475F04A7"/>
    <w:rsid w:val="4766685E"/>
    <w:rsid w:val="47673610"/>
    <w:rsid w:val="477E5386"/>
    <w:rsid w:val="47804A78"/>
    <w:rsid w:val="47896F8F"/>
    <w:rsid w:val="478C7C26"/>
    <w:rsid w:val="478D6AE3"/>
    <w:rsid w:val="478E3F6E"/>
    <w:rsid w:val="47B239A4"/>
    <w:rsid w:val="47BA539B"/>
    <w:rsid w:val="47BE7D6A"/>
    <w:rsid w:val="47CF781C"/>
    <w:rsid w:val="47D10390"/>
    <w:rsid w:val="47D44CCC"/>
    <w:rsid w:val="47E15E45"/>
    <w:rsid w:val="47ED28BE"/>
    <w:rsid w:val="47F37F8E"/>
    <w:rsid w:val="47FD2BDE"/>
    <w:rsid w:val="48041AE4"/>
    <w:rsid w:val="48103D5D"/>
    <w:rsid w:val="4810676E"/>
    <w:rsid w:val="482258AC"/>
    <w:rsid w:val="48260B15"/>
    <w:rsid w:val="482B6D8A"/>
    <w:rsid w:val="482E602C"/>
    <w:rsid w:val="48314C3F"/>
    <w:rsid w:val="484643BE"/>
    <w:rsid w:val="4848749E"/>
    <w:rsid w:val="48511C08"/>
    <w:rsid w:val="4860785A"/>
    <w:rsid w:val="48640082"/>
    <w:rsid w:val="48660680"/>
    <w:rsid w:val="486C3536"/>
    <w:rsid w:val="48703E67"/>
    <w:rsid w:val="48882C26"/>
    <w:rsid w:val="48A079D3"/>
    <w:rsid w:val="48AC58B6"/>
    <w:rsid w:val="48B15CC8"/>
    <w:rsid w:val="48B9284E"/>
    <w:rsid w:val="48C60CDB"/>
    <w:rsid w:val="48CD6AD1"/>
    <w:rsid w:val="48F45081"/>
    <w:rsid w:val="48F635E0"/>
    <w:rsid w:val="48F9448C"/>
    <w:rsid w:val="49105D68"/>
    <w:rsid w:val="49171F9B"/>
    <w:rsid w:val="491C2D13"/>
    <w:rsid w:val="49273BB7"/>
    <w:rsid w:val="49291655"/>
    <w:rsid w:val="49342908"/>
    <w:rsid w:val="49373310"/>
    <w:rsid w:val="494A7CA3"/>
    <w:rsid w:val="49502964"/>
    <w:rsid w:val="495579C0"/>
    <w:rsid w:val="496A2037"/>
    <w:rsid w:val="49744254"/>
    <w:rsid w:val="497E6FDC"/>
    <w:rsid w:val="499C7A25"/>
    <w:rsid w:val="499E41D0"/>
    <w:rsid w:val="49A71242"/>
    <w:rsid w:val="49B8459E"/>
    <w:rsid w:val="49BE01E3"/>
    <w:rsid w:val="49C06DED"/>
    <w:rsid w:val="49C761C0"/>
    <w:rsid w:val="49CD17FD"/>
    <w:rsid w:val="49CF1CF3"/>
    <w:rsid w:val="49D673EE"/>
    <w:rsid w:val="49DD00CB"/>
    <w:rsid w:val="49DD1FBE"/>
    <w:rsid w:val="49E50CB8"/>
    <w:rsid w:val="49F86A77"/>
    <w:rsid w:val="49FD7F24"/>
    <w:rsid w:val="4A0928BD"/>
    <w:rsid w:val="4A0C0FDB"/>
    <w:rsid w:val="4A1712C3"/>
    <w:rsid w:val="4A1C6206"/>
    <w:rsid w:val="4A23363D"/>
    <w:rsid w:val="4A236CCE"/>
    <w:rsid w:val="4A244400"/>
    <w:rsid w:val="4A2513DD"/>
    <w:rsid w:val="4A2D3EE1"/>
    <w:rsid w:val="4A356089"/>
    <w:rsid w:val="4A3E1FAA"/>
    <w:rsid w:val="4A426EFB"/>
    <w:rsid w:val="4A48749A"/>
    <w:rsid w:val="4A4F009B"/>
    <w:rsid w:val="4A4F0BE7"/>
    <w:rsid w:val="4A501AA6"/>
    <w:rsid w:val="4A5445EF"/>
    <w:rsid w:val="4A55485C"/>
    <w:rsid w:val="4A555A32"/>
    <w:rsid w:val="4A5856DD"/>
    <w:rsid w:val="4A6466BA"/>
    <w:rsid w:val="4A6935DF"/>
    <w:rsid w:val="4A6A6333"/>
    <w:rsid w:val="4A936381"/>
    <w:rsid w:val="4A9A119E"/>
    <w:rsid w:val="4AA34628"/>
    <w:rsid w:val="4AA54499"/>
    <w:rsid w:val="4AA8117C"/>
    <w:rsid w:val="4AC74CCE"/>
    <w:rsid w:val="4AC77FAD"/>
    <w:rsid w:val="4ACA4CCD"/>
    <w:rsid w:val="4ACD0697"/>
    <w:rsid w:val="4ACF15D1"/>
    <w:rsid w:val="4AE334C9"/>
    <w:rsid w:val="4AE53D7A"/>
    <w:rsid w:val="4AE844DE"/>
    <w:rsid w:val="4B032764"/>
    <w:rsid w:val="4B09022B"/>
    <w:rsid w:val="4B097E5B"/>
    <w:rsid w:val="4B0A4D97"/>
    <w:rsid w:val="4B0B7106"/>
    <w:rsid w:val="4B1036FE"/>
    <w:rsid w:val="4B1F1E9A"/>
    <w:rsid w:val="4B2F36F0"/>
    <w:rsid w:val="4B3862F8"/>
    <w:rsid w:val="4B4C5356"/>
    <w:rsid w:val="4B4F74DD"/>
    <w:rsid w:val="4B536639"/>
    <w:rsid w:val="4B7011B0"/>
    <w:rsid w:val="4B71139E"/>
    <w:rsid w:val="4B7B4778"/>
    <w:rsid w:val="4B7B6AF0"/>
    <w:rsid w:val="4B7F3A51"/>
    <w:rsid w:val="4B870467"/>
    <w:rsid w:val="4B8D648D"/>
    <w:rsid w:val="4B9A14A5"/>
    <w:rsid w:val="4BA25EEF"/>
    <w:rsid w:val="4BA31B84"/>
    <w:rsid w:val="4BA551A2"/>
    <w:rsid w:val="4BC34648"/>
    <w:rsid w:val="4BC4744E"/>
    <w:rsid w:val="4BDE5286"/>
    <w:rsid w:val="4BE606F2"/>
    <w:rsid w:val="4BEE1225"/>
    <w:rsid w:val="4BF602E5"/>
    <w:rsid w:val="4BFC6F50"/>
    <w:rsid w:val="4C060725"/>
    <w:rsid w:val="4C104959"/>
    <w:rsid w:val="4C184665"/>
    <w:rsid w:val="4C1D0B40"/>
    <w:rsid w:val="4C2201EA"/>
    <w:rsid w:val="4C2B33FD"/>
    <w:rsid w:val="4C2F3ED8"/>
    <w:rsid w:val="4C316090"/>
    <w:rsid w:val="4C344E51"/>
    <w:rsid w:val="4C5D4FD2"/>
    <w:rsid w:val="4C6E7A88"/>
    <w:rsid w:val="4C70253C"/>
    <w:rsid w:val="4C716581"/>
    <w:rsid w:val="4C760507"/>
    <w:rsid w:val="4C7B7AEA"/>
    <w:rsid w:val="4C902A24"/>
    <w:rsid w:val="4C955859"/>
    <w:rsid w:val="4CA26213"/>
    <w:rsid w:val="4CB36594"/>
    <w:rsid w:val="4CD64DB8"/>
    <w:rsid w:val="4CEF6A93"/>
    <w:rsid w:val="4CF20F22"/>
    <w:rsid w:val="4CFC1A3B"/>
    <w:rsid w:val="4D1D12AF"/>
    <w:rsid w:val="4D264714"/>
    <w:rsid w:val="4D2F41E4"/>
    <w:rsid w:val="4D3024EA"/>
    <w:rsid w:val="4D3605A3"/>
    <w:rsid w:val="4D3F7B21"/>
    <w:rsid w:val="4D57707D"/>
    <w:rsid w:val="4D614FD3"/>
    <w:rsid w:val="4D7253A8"/>
    <w:rsid w:val="4D821ABC"/>
    <w:rsid w:val="4D8A2ABE"/>
    <w:rsid w:val="4D8F6DF7"/>
    <w:rsid w:val="4D905B89"/>
    <w:rsid w:val="4D9A576F"/>
    <w:rsid w:val="4DAB20CE"/>
    <w:rsid w:val="4DB825AD"/>
    <w:rsid w:val="4DC770D1"/>
    <w:rsid w:val="4DCA77F1"/>
    <w:rsid w:val="4DF32EB3"/>
    <w:rsid w:val="4E0505A8"/>
    <w:rsid w:val="4E0646F5"/>
    <w:rsid w:val="4E095364"/>
    <w:rsid w:val="4E0B7A53"/>
    <w:rsid w:val="4E0E3118"/>
    <w:rsid w:val="4E0F5EF3"/>
    <w:rsid w:val="4E103E7A"/>
    <w:rsid w:val="4E1428E1"/>
    <w:rsid w:val="4E26736A"/>
    <w:rsid w:val="4E277BEE"/>
    <w:rsid w:val="4E4D1317"/>
    <w:rsid w:val="4E527AE0"/>
    <w:rsid w:val="4E5F4F10"/>
    <w:rsid w:val="4E5F5EF9"/>
    <w:rsid w:val="4E764877"/>
    <w:rsid w:val="4E946922"/>
    <w:rsid w:val="4EA96AF7"/>
    <w:rsid w:val="4EB54713"/>
    <w:rsid w:val="4EC05C21"/>
    <w:rsid w:val="4ED845B4"/>
    <w:rsid w:val="4EE07CCF"/>
    <w:rsid w:val="4EE468A3"/>
    <w:rsid w:val="4EE522C9"/>
    <w:rsid w:val="4EF87FFE"/>
    <w:rsid w:val="4EFC1B65"/>
    <w:rsid w:val="4F024AE4"/>
    <w:rsid w:val="4F0618AD"/>
    <w:rsid w:val="4F105570"/>
    <w:rsid w:val="4F117B17"/>
    <w:rsid w:val="4F151CB4"/>
    <w:rsid w:val="4F181489"/>
    <w:rsid w:val="4F1E4CCA"/>
    <w:rsid w:val="4F230843"/>
    <w:rsid w:val="4F3160AE"/>
    <w:rsid w:val="4F327A71"/>
    <w:rsid w:val="4F3E5C27"/>
    <w:rsid w:val="4F3F0F51"/>
    <w:rsid w:val="4F575B96"/>
    <w:rsid w:val="4F5B335B"/>
    <w:rsid w:val="4F73388E"/>
    <w:rsid w:val="4F75758D"/>
    <w:rsid w:val="4F7A5E43"/>
    <w:rsid w:val="4F845774"/>
    <w:rsid w:val="4F860681"/>
    <w:rsid w:val="4F8804C3"/>
    <w:rsid w:val="4FA65A41"/>
    <w:rsid w:val="4FA90245"/>
    <w:rsid w:val="4FBC623C"/>
    <w:rsid w:val="4FBF0FA9"/>
    <w:rsid w:val="4FC37B0E"/>
    <w:rsid w:val="4FFA6D20"/>
    <w:rsid w:val="4FFE4510"/>
    <w:rsid w:val="500C4608"/>
    <w:rsid w:val="50110E5E"/>
    <w:rsid w:val="50156C46"/>
    <w:rsid w:val="501B34FE"/>
    <w:rsid w:val="50375882"/>
    <w:rsid w:val="5041511A"/>
    <w:rsid w:val="505E5FD4"/>
    <w:rsid w:val="506745B4"/>
    <w:rsid w:val="5068706B"/>
    <w:rsid w:val="50783453"/>
    <w:rsid w:val="50817ED4"/>
    <w:rsid w:val="50A3158B"/>
    <w:rsid w:val="50AD6096"/>
    <w:rsid w:val="50CF3D44"/>
    <w:rsid w:val="50D264F1"/>
    <w:rsid w:val="50DC67B8"/>
    <w:rsid w:val="50E04B80"/>
    <w:rsid w:val="50E1494B"/>
    <w:rsid w:val="50E436B7"/>
    <w:rsid w:val="50E8464D"/>
    <w:rsid w:val="50F856AF"/>
    <w:rsid w:val="51034AA2"/>
    <w:rsid w:val="510D2182"/>
    <w:rsid w:val="512268CD"/>
    <w:rsid w:val="5126777D"/>
    <w:rsid w:val="513C768E"/>
    <w:rsid w:val="51434E3B"/>
    <w:rsid w:val="51450B56"/>
    <w:rsid w:val="51471A50"/>
    <w:rsid w:val="51672FFE"/>
    <w:rsid w:val="516D251D"/>
    <w:rsid w:val="51742978"/>
    <w:rsid w:val="517512F4"/>
    <w:rsid w:val="5187554B"/>
    <w:rsid w:val="5188171E"/>
    <w:rsid w:val="51996E55"/>
    <w:rsid w:val="519E41F7"/>
    <w:rsid w:val="51A74A35"/>
    <w:rsid w:val="51B475A5"/>
    <w:rsid w:val="51B871D0"/>
    <w:rsid w:val="51C056DB"/>
    <w:rsid w:val="51C41C06"/>
    <w:rsid w:val="51E65CFD"/>
    <w:rsid w:val="51F508AD"/>
    <w:rsid w:val="520F15B7"/>
    <w:rsid w:val="52227DEA"/>
    <w:rsid w:val="52295811"/>
    <w:rsid w:val="523D62E7"/>
    <w:rsid w:val="52441B76"/>
    <w:rsid w:val="524920C9"/>
    <w:rsid w:val="52555D82"/>
    <w:rsid w:val="525A5EF3"/>
    <w:rsid w:val="526D535F"/>
    <w:rsid w:val="52901D60"/>
    <w:rsid w:val="52A66640"/>
    <w:rsid w:val="52AD08B0"/>
    <w:rsid w:val="52D27D12"/>
    <w:rsid w:val="52DE76AC"/>
    <w:rsid w:val="52E21570"/>
    <w:rsid w:val="52E6780E"/>
    <w:rsid w:val="52ED1E1F"/>
    <w:rsid w:val="52EE2C22"/>
    <w:rsid w:val="52FA412D"/>
    <w:rsid w:val="53014A1F"/>
    <w:rsid w:val="5306100A"/>
    <w:rsid w:val="53063637"/>
    <w:rsid w:val="530E0F19"/>
    <w:rsid w:val="53113187"/>
    <w:rsid w:val="53170027"/>
    <w:rsid w:val="531D35FC"/>
    <w:rsid w:val="533004BC"/>
    <w:rsid w:val="534263FD"/>
    <w:rsid w:val="53430023"/>
    <w:rsid w:val="534F6D78"/>
    <w:rsid w:val="535343B5"/>
    <w:rsid w:val="535E553C"/>
    <w:rsid w:val="53784157"/>
    <w:rsid w:val="537D5E78"/>
    <w:rsid w:val="5383008F"/>
    <w:rsid w:val="53A45113"/>
    <w:rsid w:val="53B37EB2"/>
    <w:rsid w:val="53B44C9C"/>
    <w:rsid w:val="53C679FC"/>
    <w:rsid w:val="53D00621"/>
    <w:rsid w:val="53D96270"/>
    <w:rsid w:val="53DB0397"/>
    <w:rsid w:val="53DE2684"/>
    <w:rsid w:val="53E576FA"/>
    <w:rsid w:val="53EE0A25"/>
    <w:rsid w:val="53EF122E"/>
    <w:rsid w:val="53EF4230"/>
    <w:rsid w:val="53F32CD2"/>
    <w:rsid w:val="540D690F"/>
    <w:rsid w:val="540E040C"/>
    <w:rsid w:val="541D3B9B"/>
    <w:rsid w:val="54267764"/>
    <w:rsid w:val="542A3205"/>
    <w:rsid w:val="545478DC"/>
    <w:rsid w:val="545C04DC"/>
    <w:rsid w:val="54716455"/>
    <w:rsid w:val="54753DFA"/>
    <w:rsid w:val="5484688A"/>
    <w:rsid w:val="54952FFF"/>
    <w:rsid w:val="54A4149F"/>
    <w:rsid w:val="54A64B4E"/>
    <w:rsid w:val="54B77125"/>
    <w:rsid w:val="54CB381C"/>
    <w:rsid w:val="54D57EF2"/>
    <w:rsid w:val="54EB3192"/>
    <w:rsid w:val="54F47BBF"/>
    <w:rsid w:val="54F53192"/>
    <w:rsid w:val="54F62DC1"/>
    <w:rsid w:val="54F64B8A"/>
    <w:rsid w:val="55026FB7"/>
    <w:rsid w:val="55066C04"/>
    <w:rsid w:val="55233263"/>
    <w:rsid w:val="55312C9C"/>
    <w:rsid w:val="553615CD"/>
    <w:rsid w:val="55402C4D"/>
    <w:rsid w:val="55495112"/>
    <w:rsid w:val="554D3587"/>
    <w:rsid w:val="556170BD"/>
    <w:rsid w:val="556B7D36"/>
    <w:rsid w:val="55784074"/>
    <w:rsid w:val="557B6849"/>
    <w:rsid w:val="558563C9"/>
    <w:rsid w:val="558714B6"/>
    <w:rsid w:val="55905847"/>
    <w:rsid w:val="55917880"/>
    <w:rsid w:val="55984E66"/>
    <w:rsid w:val="559D0B2D"/>
    <w:rsid w:val="55A7393B"/>
    <w:rsid w:val="55BE17E1"/>
    <w:rsid w:val="55BF4B2A"/>
    <w:rsid w:val="55C14FF6"/>
    <w:rsid w:val="55C33DAD"/>
    <w:rsid w:val="55C561A4"/>
    <w:rsid w:val="55CB2485"/>
    <w:rsid w:val="55D1170B"/>
    <w:rsid w:val="55D87E55"/>
    <w:rsid w:val="55D949EC"/>
    <w:rsid w:val="55E2612F"/>
    <w:rsid w:val="55E30B27"/>
    <w:rsid w:val="55E955D8"/>
    <w:rsid w:val="55EF1ADA"/>
    <w:rsid w:val="55F87DA8"/>
    <w:rsid w:val="560E2DA3"/>
    <w:rsid w:val="561B7D2C"/>
    <w:rsid w:val="563C04C8"/>
    <w:rsid w:val="5648546E"/>
    <w:rsid w:val="5662496C"/>
    <w:rsid w:val="566A2DF9"/>
    <w:rsid w:val="56847E9D"/>
    <w:rsid w:val="56856694"/>
    <w:rsid w:val="568A1194"/>
    <w:rsid w:val="568A2B92"/>
    <w:rsid w:val="5692337C"/>
    <w:rsid w:val="5695699D"/>
    <w:rsid w:val="569C24B7"/>
    <w:rsid w:val="56AB0625"/>
    <w:rsid w:val="56AF5115"/>
    <w:rsid w:val="56BF41E1"/>
    <w:rsid w:val="56C972B7"/>
    <w:rsid w:val="56D005C9"/>
    <w:rsid w:val="56D31A92"/>
    <w:rsid w:val="56D375EE"/>
    <w:rsid w:val="56D94D00"/>
    <w:rsid w:val="56E029F6"/>
    <w:rsid w:val="56ED4BEE"/>
    <w:rsid w:val="570D3CA9"/>
    <w:rsid w:val="573545E3"/>
    <w:rsid w:val="573759CF"/>
    <w:rsid w:val="57461323"/>
    <w:rsid w:val="57475B1A"/>
    <w:rsid w:val="574D255C"/>
    <w:rsid w:val="5756559D"/>
    <w:rsid w:val="57750136"/>
    <w:rsid w:val="577E4021"/>
    <w:rsid w:val="577E493D"/>
    <w:rsid w:val="57836A47"/>
    <w:rsid w:val="57880FA3"/>
    <w:rsid w:val="57953388"/>
    <w:rsid w:val="579752B3"/>
    <w:rsid w:val="57A64E1A"/>
    <w:rsid w:val="57B37672"/>
    <w:rsid w:val="57B63036"/>
    <w:rsid w:val="57CC435A"/>
    <w:rsid w:val="57CE7A7B"/>
    <w:rsid w:val="57D04F9A"/>
    <w:rsid w:val="57DC0F79"/>
    <w:rsid w:val="57E55306"/>
    <w:rsid w:val="57EB4CCC"/>
    <w:rsid w:val="57F37F2B"/>
    <w:rsid w:val="57F46454"/>
    <w:rsid w:val="5804318D"/>
    <w:rsid w:val="58065794"/>
    <w:rsid w:val="5808170C"/>
    <w:rsid w:val="583A5092"/>
    <w:rsid w:val="584E5FED"/>
    <w:rsid w:val="586F75F7"/>
    <w:rsid w:val="587112EC"/>
    <w:rsid w:val="58895F51"/>
    <w:rsid w:val="58954680"/>
    <w:rsid w:val="5897764D"/>
    <w:rsid w:val="58B42D7E"/>
    <w:rsid w:val="58C64A8C"/>
    <w:rsid w:val="58D515B8"/>
    <w:rsid w:val="58DE3C0F"/>
    <w:rsid w:val="58E55DA1"/>
    <w:rsid w:val="58EE65CE"/>
    <w:rsid w:val="58F33FB2"/>
    <w:rsid w:val="59092B02"/>
    <w:rsid w:val="590F724E"/>
    <w:rsid w:val="591A5975"/>
    <w:rsid w:val="59246F8A"/>
    <w:rsid w:val="592C09E3"/>
    <w:rsid w:val="59375BEA"/>
    <w:rsid w:val="593817A8"/>
    <w:rsid w:val="593C6049"/>
    <w:rsid w:val="59421D8F"/>
    <w:rsid w:val="594F49FC"/>
    <w:rsid w:val="59500FF3"/>
    <w:rsid w:val="595A6EFD"/>
    <w:rsid w:val="595B6354"/>
    <w:rsid w:val="595E7996"/>
    <w:rsid w:val="596407B2"/>
    <w:rsid w:val="597F5090"/>
    <w:rsid w:val="59802B6A"/>
    <w:rsid w:val="598264E5"/>
    <w:rsid w:val="598438A4"/>
    <w:rsid w:val="59852EF3"/>
    <w:rsid w:val="598A07D7"/>
    <w:rsid w:val="599B3A31"/>
    <w:rsid w:val="59B127C5"/>
    <w:rsid w:val="59B4592C"/>
    <w:rsid w:val="59C50D45"/>
    <w:rsid w:val="59C722C5"/>
    <w:rsid w:val="59CA0A96"/>
    <w:rsid w:val="59D55B72"/>
    <w:rsid w:val="59E002C3"/>
    <w:rsid w:val="59E752FB"/>
    <w:rsid w:val="59EB0FF8"/>
    <w:rsid w:val="59F864CD"/>
    <w:rsid w:val="5A09099C"/>
    <w:rsid w:val="5A1D7E57"/>
    <w:rsid w:val="5A215AD4"/>
    <w:rsid w:val="5A3774A5"/>
    <w:rsid w:val="5A505C2E"/>
    <w:rsid w:val="5A5248FD"/>
    <w:rsid w:val="5A5E7875"/>
    <w:rsid w:val="5A783845"/>
    <w:rsid w:val="5A833FD9"/>
    <w:rsid w:val="5A8B5D56"/>
    <w:rsid w:val="5AA32672"/>
    <w:rsid w:val="5AB349E2"/>
    <w:rsid w:val="5ABC6FD6"/>
    <w:rsid w:val="5ABE47C9"/>
    <w:rsid w:val="5ACE6A2C"/>
    <w:rsid w:val="5AD00D44"/>
    <w:rsid w:val="5ADC37FC"/>
    <w:rsid w:val="5AE269F2"/>
    <w:rsid w:val="5AE3780C"/>
    <w:rsid w:val="5AE45F90"/>
    <w:rsid w:val="5AE6275E"/>
    <w:rsid w:val="5AE7122B"/>
    <w:rsid w:val="5AF92A3D"/>
    <w:rsid w:val="5AFA047E"/>
    <w:rsid w:val="5B2E650D"/>
    <w:rsid w:val="5B311D06"/>
    <w:rsid w:val="5B401E42"/>
    <w:rsid w:val="5B412273"/>
    <w:rsid w:val="5B435A2A"/>
    <w:rsid w:val="5B4D12ED"/>
    <w:rsid w:val="5B4E456C"/>
    <w:rsid w:val="5B624571"/>
    <w:rsid w:val="5B637511"/>
    <w:rsid w:val="5B77461F"/>
    <w:rsid w:val="5B8D1E57"/>
    <w:rsid w:val="5BAF039A"/>
    <w:rsid w:val="5BB4635B"/>
    <w:rsid w:val="5BBD1CE4"/>
    <w:rsid w:val="5BCD135A"/>
    <w:rsid w:val="5BD14999"/>
    <w:rsid w:val="5BD249FD"/>
    <w:rsid w:val="5BD55334"/>
    <w:rsid w:val="5BE17762"/>
    <w:rsid w:val="5BE46FF1"/>
    <w:rsid w:val="5BEF001A"/>
    <w:rsid w:val="5BF41A65"/>
    <w:rsid w:val="5BF87132"/>
    <w:rsid w:val="5C010A5A"/>
    <w:rsid w:val="5C050479"/>
    <w:rsid w:val="5C0D03D3"/>
    <w:rsid w:val="5C1B20C9"/>
    <w:rsid w:val="5C47330B"/>
    <w:rsid w:val="5C552AE0"/>
    <w:rsid w:val="5C5C5EC4"/>
    <w:rsid w:val="5C603565"/>
    <w:rsid w:val="5C6F28F4"/>
    <w:rsid w:val="5C7A4AFE"/>
    <w:rsid w:val="5C805E6E"/>
    <w:rsid w:val="5C805F57"/>
    <w:rsid w:val="5C840CFE"/>
    <w:rsid w:val="5C9253E5"/>
    <w:rsid w:val="5C9814BE"/>
    <w:rsid w:val="5CA369A0"/>
    <w:rsid w:val="5CAA5B7D"/>
    <w:rsid w:val="5CB703F9"/>
    <w:rsid w:val="5CDA5334"/>
    <w:rsid w:val="5CE01A44"/>
    <w:rsid w:val="5CE73B29"/>
    <w:rsid w:val="5CF30B7F"/>
    <w:rsid w:val="5D015D19"/>
    <w:rsid w:val="5D0C08F7"/>
    <w:rsid w:val="5D0D6A4A"/>
    <w:rsid w:val="5D1B091A"/>
    <w:rsid w:val="5D367CC4"/>
    <w:rsid w:val="5D3D68DF"/>
    <w:rsid w:val="5D4845A0"/>
    <w:rsid w:val="5D48479F"/>
    <w:rsid w:val="5D4D42D0"/>
    <w:rsid w:val="5D4F61A9"/>
    <w:rsid w:val="5D511551"/>
    <w:rsid w:val="5D5176B3"/>
    <w:rsid w:val="5D546D2C"/>
    <w:rsid w:val="5D5B6AB4"/>
    <w:rsid w:val="5D5E33B1"/>
    <w:rsid w:val="5D6B6607"/>
    <w:rsid w:val="5D782B2C"/>
    <w:rsid w:val="5D9B6358"/>
    <w:rsid w:val="5DA54225"/>
    <w:rsid w:val="5DBD5B47"/>
    <w:rsid w:val="5DE07EF4"/>
    <w:rsid w:val="5DF2245D"/>
    <w:rsid w:val="5DF5188D"/>
    <w:rsid w:val="5DF579ED"/>
    <w:rsid w:val="5DFA0336"/>
    <w:rsid w:val="5E1611AC"/>
    <w:rsid w:val="5E2D4562"/>
    <w:rsid w:val="5E3554B0"/>
    <w:rsid w:val="5E3640A9"/>
    <w:rsid w:val="5E372C39"/>
    <w:rsid w:val="5E4429D6"/>
    <w:rsid w:val="5E4741FB"/>
    <w:rsid w:val="5E4A3D8B"/>
    <w:rsid w:val="5E4D68C0"/>
    <w:rsid w:val="5E66655C"/>
    <w:rsid w:val="5E7C36F1"/>
    <w:rsid w:val="5E7D0223"/>
    <w:rsid w:val="5E812378"/>
    <w:rsid w:val="5E936B7C"/>
    <w:rsid w:val="5EA8339B"/>
    <w:rsid w:val="5EAA1AEF"/>
    <w:rsid w:val="5EB61272"/>
    <w:rsid w:val="5EB94195"/>
    <w:rsid w:val="5EC00744"/>
    <w:rsid w:val="5EC76A67"/>
    <w:rsid w:val="5EC813B0"/>
    <w:rsid w:val="5ECB76DB"/>
    <w:rsid w:val="5ECD4D81"/>
    <w:rsid w:val="5ED30E45"/>
    <w:rsid w:val="5ED40C4C"/>
    <w:rsid w:val="5ED87D4F"/>
    <w:rsid w:val="5EFA66E5"/>
    <w:rsid w:val="5F04123B"/>
    <w:rsid w:val="5F0D3957"/>
    <w:rsid w:val="5F256EDE"/>
    <w:rsid w:val="5F311704"/>
    <w:rsid w:val="5F540154"/>
    <w:rsid w:val="5F555EDE"/>
    <w:rsid w:val="5F605363"/>
    <w:rsid w:val="5F661908"/>
    <w:rsid w:val="5F7A6EA5"/>
    <w:rsid w:val="5F8B1324"/>
    <w:rsid w:val="5F9B41F1"/>
    <w:rsid w:val="5FA970C6"/>
    <w:rsid w:val="5FAF3B8A"/>
    <w:rsid w:val="5FBB3154"/>
    <w:rsid w:val="5FC62222"/>
    <w:rsid w:val="5FD365BA"/>
    <w:rsid w:val="5FEA1753"/>
    <w:rsid w:val="5FF51B2B"/>
    <w:rsid w:val="5FFA3320"/>
    <w:rsid w:val="5FFD2B8E"/>
    <w:rsid w:val="5FFF6A46"/>
    <w:rsid w:val="6001119E"/>
    <w:rsid w:val="60036233"/>
    <w:rsid w:val="600A3B54"/>
    <w:rsid w:val="60194889"/>
    <w:rsid w:val="602B46E8"/>
    <w:rsid w:val="60366E48"/>
    <w:rsid w:val="603939C2"/>
    <w:rsid w:val="604C241D"/>
    <w:rsid w:val="605F6FDC"/>
    <w:rsid w:val="6062522F"/>
    <w:rsid w:val="60A44B8B"/>
    <w:rsid w:val="60A85E1D"/>
    <w:rsid w:val="610718FC"/>
    <w:rsid w:val="610B19B4"/>
    <w:rsid w:val="610D09D8"/>
    <w:rsid w:val="611906E9"/>
    <w:rsid w:val="612C77E6"/>
    <w:rsid w:val="614E323A"/>
    <w:rsid w:val="61594862"/>
    <w:rsid w:val="61646B66"/>
    <w:rsid w:val="61671EF9"/>
    <w:rsid w:val="6176562B"/>
    <w:rsid w:val="617B7EC4"/>
    <w:rsid w:val="617D32DB"/>
    <w:rsid w:val="61803E56"/>
    <w:rsid w:val="61846884"/>
    <w:rsid w:val="61873CBA"/>
    <w:rsid w:val="61900490"/>
    <w:rsid w:val="6190391E"/>
    <w:rsid w:val="61A161C5"/>
    <w:rsid w:val="61A22275"/>
    <w:rsid w:val="61A50A4F"/>
    <w:rsid w:val="61A6033E"/>
    <w:rsid w:val="61C6028D"/>
    <w:rsid w:val="61C66A04"/>
    <w:rsid w:val="61D4190C"/>
    <w:rsid w:val="61DB7195"/>
    <w:rsid w:val="61E15C8D"/>
    <w:rsid w:val="61EC57D6"/>
    <w:rsid w:val="61F11BAC"/>
    <w:rsid w:val="61FE63A3"/>
    <w:rsid w:val="620150AF"/>
    <w:rsid w:val="620A05B9"/>
    <w:rsid w:val="62184914"/>
    <w:rsid w:val="6235635D"/>
    <w:rsid w:val="62453E02"/>
    <w:rsid w:val="624568ED"/>
    <w:rsid w:val="625078CC"/>
    <w:rsid w:val="6251326E"/>
    <w:rsid w:val="62547D63"/>
    <w:rsid w:val="62617A4D"/>
    <w:rsid w:val="62631834"/>
    <w:rsid w:val="627A18C0"/>
    <w:rsid w:val="627C4FC9"/>
    <w:rsid w:val="62905372"/>
    <w:rsid w:val="629877AC"/>
    <w:rsid w:val="62A53BCF"/>
    <w:rsid w:val="62A645C0"/>
    <w:rsid w:val="62AC37B7"/>
    <w:rsid w:val="62B1515D"/>
    <w:rsid w:val="62B94E0B"/>
    <w:rsid w:val="62BA50CE"/>
    <w:rsid w:val="62BF339E"/>
    <w:rsid w:val="62CF0E92"/>
    <w:rsid w:val="62D01726"/>
    <w:rsid w:val="62DB1600"/>
    <w:rsid w:val="62E51791"/>
    <w:rsid w:val="62F03FD3"/>
    <w:rsid w:val="62F15C4B"/>
    <w:rsid w:val="62F25570"/>
    <w:rsid w:val="62FB39E1"/>
    <w:rsid w:val="6303156B"/>
    <w:rsid w:val="63095BEF"/>
    <w:rsid w:val="630C25C8"/>
    <w:rsid w:val="630C7068"/>
    <w:rsid w:val="63213494"/>
    <w:rsid w:val="632C43AA"/>
    <w:rsid w:val="632E291E"/>
    <w:rsid w:val="63576968"/>
    <w:rsid w:val="635B2DA0"/>
    <w:rsid w:val="635F6508"/>
    <w:rsid w:val="637004A3"/>
    <w:rsid w:val="6372260A"/>
    <w:rsid w:val="637506A5"/>
    <w:rsid w:val="6389550C"/>
    <w:rsid w:val="63921424"/>
    <w:rsid w:val="63967042"/>
    <w:rsid w:val="63A346D9"/>
    <w:rsid w:val="63A448A1"/>
    <w:rsid w:val="63AC70AA"/>
    <w:rsid w:val="63AF79D4"/>
    <w:rsid w:val="63BB5FB3"/>
    <w:rsid w:val="63BF70CA"/>
    <w:rsid w:val="63D92625"/>
    <w:rsid w:val="63DC4AAA"/>
    <w:rsid w:val="63E369D7"/>
    <w:rsid w:val="63FF14F7"/>
    <w:rsid w:val="63FF4BD8"/>
    <w:rsid w:val="64060174"/>
    <w:rsid w:val="640D4F06"/>
    <w:rsid w:val="640E644A"/>
    <w:rsid w:val="64110DFB"/>
    <w:rsid w:val="64145F7E"/>
    <w:rsid w:val="642175E0"/>
    <w:rsid w:val="6463238B"/>
    <w:rsid w:val="64660116"/>
    <w:rsid w:val="64660A26"/>
    <w:rsid w:val="64697FE0"/>
    <w:rsid w:val="647B7EEE"/>
    <w:rsid w:val="647E4432"/>
    <w:rsid w:val="6491008E"/>
    <w:rsid w:val="6497690A"/>
    <w:rsid w:val="64AD1E6C"/>
    <w:rsid w:val="64BD10B9"/>
    <w:rsid w:val="64C338A0"/>
    <w:rsid w:val="64C76B14"/>
    <w:rsid w:val="64D61EA1"/>
    <w:rsid w:val="64D7579C"/>
    <w:rsid w:val="64D842CC"/>
    <w:rsid w:val="64DC3C59"/>
    <w:rsid w:val="64E36ECA"/>
    <w:rsid w:val="65141494"/>
    <w:rsid w:val="65156F4D"/>
    <w:rsid w:val="65276F50"/>
    <w:rsid w:val="652F1328"/>
    <w:rsid w:val="65306ED1"/>
    <w:rsid w:val="653608B4"/>
    <w:rsid w:val="65431AE2"/>
    <w:rsid w:val="6545315F"/>
    <w:rsid w:val="65671EDF"/>
    <w:rsid w:val="656A46C8"/>
    <w:rsid w:val="65737E72"/>
    <w:rsid w:val="65767578"/>
    <w:rsid w:val="6584748F"/>
    <w:rsid w:val="658E7D9E"/>
    <w:rsid w:val="65924C37"/>
    <w:rsid w:val="659B44CF"/>
    <w:rsid w:val="65A32D3B"/>
    <w:rsid w:val="65AF00BC"/>
    <w:rsid w:val="65B06DC3"/>
    <w:rsid w:val="65C74910"/>
    <w:rsid w:val="65D1256A"/>
    <w:rsid w:val="65D83B1D"/>
    <w:rsid w:val="65D851A8"/>
    <w:rsid w:val="66056357"/>
    <w:rsid w:val="660729CE"/>
    <w:rsid w:val="660E5DE2"/>
    <w:rsid w:val="661B2FA3"/>
    <w:rsid w:val="66475F0A"/>
    <w:rsid w:val="664821E2"/>
    <w:rsid w:val="664D5E29"/>
    <w:rsid w:val="66517273"/>
    <w:rsid w:val="66531E27"/>
    <w:rsid w:val="666225C7"/>
    <w:rsid w:val="66702619"/>
    <w:rsid w:val="667916C9"/>
    <w:rsid w:val="668206AF"/>
    <w:rsid w:val="66857440"/>
    <w:rsid w:val="669E4580"/>
    <w:rsid w:val="66B334AB"/>
    <w:rsid w:val="66BD6E14"/>
    <w:rsid w:val="66C7281E"/>
    <w:rsid w:val="66CB3750"/>
    <w:rsid w:val="66D57418"/>
    <w:rsid w:val="66E24F83"/>
    <w:rsid w:val="66EC7A85"/>
    <w:rsid w:val="66F300DB"/>
    <w:rsid w:val="66FA5853"/>
    <w:rsid w:val="672C09A0"/>
    <w:rsid w:val="673630FE"/>
    <w:rsid w:val="67374CEC"/>
    <w:rsid w:val="673B021A"/>
    <w:rsid w:val="675A3959"/>
    <w:rsid w:val="675F1AD1"/>
    <w:rsid w:val="67702EF5"/>
    <w:rsid w:val="677845E3"/>
    <w:rsid w:val="677F27A0"/>
    <w:rsid w:val="67807EB3"/>
    <w:rsid w:val="67840245"/>
    <w:rsid w:val="67955AFE"/>
    <w:rsid w:val="679D4C41"/>
    <w:rsid w:val="67A33C15"/>
    <w:rsid w:val="67A35EBF"/>
    <w:rsid w:val="67BD4746"/>
    <w:rsid w:val="67C87A84"/>
    <w:rsid w:val="67DF38EF"/>
    <w:rsid w:val="67F226B6"/>
    <w:rsid w:val="67FA7E36"/>
    <w:rsid w:val="681D4662"/>
    <w:rsid w:val="682536C5"/>
    <w:rsid w:val="682574ED"/>
    <w:rsid w:val="6828038E"/>
    <w:rsid w:val="6829182C"/>
    <w:rsid w:val="6829238E"/>
    <w:rsid w:val="682A38BA"/>
    <w:rsid w:val="68324BB9"/>
    <w:rsid w:val="683874CB"/>
    <w:rsid w:val="6847213F"/>
    <w:rsid w:val="684A4874"/>
    <w:rsid w:val="684A56DF"/>
    <w:rsid w:val="684B4A19"/>
    <w:rsid w:val="685F5973"/>
    <w:rsid w:val="68613366"/>
    <w:rsid w:val="686B7A56"/>
    <w:rsid w:val="686F3CC4"/>
    <w:rsid w:val="689B28B8"/>
    <w:rsid w:val="689F63D7"/>
    <w:rsid w:val="68AC46BE"/>
    <w:rsid w:val="68C76054"/>
    <w:rsid w:val="68D05639"/>
    <w:rsid w:val="68DC48E5"/>
    <w:rsid w:val="68EB3377"/>
    <w:rsid w:val="69223178"/>
    <w:rsid w:val="693365BB"/>
    <w:rsid w:val="6943072B"/>
    <w:rsid w:val="69430C49"/>
    <w:rsid w:val="69480F55"/>
    <w:rsid w:val="69482A77"/>
    <w:rsid w:val="694C5110"/>
    <w:rsid w:val="694D7BF0"/>
    <w:rsid w:val="69567120"/>
    <w:rsid w:val="695B5745"/>
    <w:rsid w:val="696066FE"/>
    <w:rsid w:val="699128EA"/>
    <w:rsid w:val="699C5637"/>
    <w:rsid w:val="69A049D0"/>
    <w:rsid w:val="69A95BEB"/>
    <w:rsid w:val="69AC6A0C"/>
    <w:rsid w:val="69BD5B83"/>
    <w:rsid w:val="69C15A97"/>
    <w:rsid w:val="69CD3424"/>
    <w:rsid w:val="69D570DC"/>
    <w:rsid w:val="69DA07DD"/>
    <w:rsid w:val="69DC0B2C"/>
    <w:rsid w:val="69DE4177"/>
    <w:rsid w:val="69E41209"/>
    <w:rsid w:val="69E864EA"/>
    <w:rsid w:val="69F5795A"/>
    <w:rsid w:val="6A031A94"/>
    <w:rsid w:val="6A092807"/>
    <w:rsid w:val="6A0E0444"/>
    <w:rsid w:val="6A0F4705"/>
    <w:rsid w:val="6A26312B"/>
    <w:rsid w:val="6A2B4766"/>
    <w:rsid w:val="6A2B58AB"/>
    <w:rsid w:val="6A33494C"/>
    <w:rsid w:val="6A395FDC"/>
    <w:rsid w:val="6A3A78AA"/>
    <w:rsid w:val="6A42440C"/>
    <w:rsid w:val="6A4377D0"/>
    <w:rsid w:val="6A6D1FAD"/>
    <w:rsid w:val="6A6E3444"/>
    <w:rsid w:val="6A821FD5"/>
    <w:rsid w:val="6A8E473A"/>
    <w:rsid w:val="6A8E7AE3"/>
    <w:rsid w:val="6A921492"/>
    <w:rsid w:val="6A983905"/>
    <w:rsid w:val="6A9C56E6"/>
    <w:rsid w:val="6A9F1844"/>
    <w:rsid w:val="6AAB6154"/>
    <w:rsid w:val="6AAC2179"/>
    <w:rsid w:val="6AAC52E5"/>
    <w:rsid w:val="6ABF40BA"/>
    <w:rsid w:val="6AC66A41"/>
    <w:rsid w:val="6ACE7229"/>
    <w:rsid w:val="6AD06A96"/>
    <w:rsid w:val="6AE26B25"/>
    <w:rsid w:val="6AE37073"/>
    <w:rsid w:val="6AE81E81"/>
    <w:rsid w:val="6AEA0EED"/>
    <w:rsid w:val="6AEC0267"/>
    <w:rsid w:val="6AFA781A"/>
    <w:rsid w:val="6B0774B7"/>
    <w:rsid w:val="6B140498"/>
    <w:rsid w:val="6B1706B0"/>
    <w:rsid w:val="6B230D05"/>
    <w:rsid w:val="6B2D0E94"/>
    <w:rsid w:val="6B3D45BC"/>
    <w:rsid w:val="6B477211"/>
    <w:rsid w:val="6B4B1386"/>
    <w:rsid w:val="6B4C3179"/>
    <w:rsid w:val="6B65491A"/>
    <w:rsid w:val="6B781BF5"/>
    <w:rsid w:val="6B783CCC"/>
    <w:rsid w:val="6B793B26"/>
    <w:rsid w:val="6B7A75AB"/>
    <w:rsid w:val="6B860274"/>
    <w:rsid w:val="6B8B7BB1"/>
    <w:rsid w:val="6B93231B"/>
    <w:rsid w:val="6B9C4FB6"/>
    <w:rsid w:val="6B9D34F6"/>
    <w:rsid w:val="6B9F5DF7"/>
    <w:rsid w:val="6BAA2122"/>
    <w:rsid w:val="6BBA5BA7"/>
    <w:rsid w:val="6BC73E29"/>
    <w:rsid w:val="6BD24154"/>
    <w:rsid w:val="6BEB2339"/>
    <w:rsid w:val="6BEB4EB4"/>
    <w:rsid w:val="6BEC0704"/>
    <w:rsid w:val="6BF17287"/>
    <w:rsid w:val="6BF93B9B"/>
    <w:rsid w:val="6C021602"/>
    <w:rsid w:val="6C0D67E6"/>
    <w:rsid w:val="6C0E55C0"/>
    <w:rsid w:val="6C10378A"/>
    <w:rsid w:val="6C1C4E5F"/>
    <w:rsid w:val="6C2B2756"/>
    <w:rsid w:val="6C376B7F"/>
    <w:rsid w:val="6C381FD3"/>
    <w:rsid w:val="6C437136"/>
    <w:rsid w:val="6C437438"/>
    <w:rsid w:val="6C4F543D"/>
    <w:rsid w:val="6C552F74"/>
    <w:rsid w:val="6C672B5C"/>
    <w:rsid w:val="6C6754EE"/>
    <w:rsid w:val="6C860FA6"/>
    <w:rsid w:val="6C8A4F4B"/>
    <w:rsid w:val="6C8E4F8A"/>
    <w:rsid w:val="6C9928DC"/>
    <w:rsid w:val="6CA01888"/>
    <w:rsid w:val="6CAA1C40"/>
    <w:rsid w:val="6CB40473"/>
    <w:rsid w:val="6CB6466A"/>
    <w:rsid w:val="6CB81375"/>
    <w:rsid w:val="6CBC1177"/>
    <w:rsid w:val="6CBD65F1"/>
    <w:rsid w:val="6CEC3E6B"/>
    <w:rsid w:val="6D02150F"/>
    <w:rsid w:val="6D043B40"/>
    <w:rsid w:val="6D0738AA"/>
    <w:rsid w:val="6D0B507C"/>
    <w:rsid w:val="6D0E32D1"/>
    <w:rsid w:val="6D162C19"/>
    <w:rsid w:val="6D1A75A0"/>
    <w:rsid w:val="6D2221B5"/>
    <w:rsid w:val="6D224777"/>
    <w:rsid w:val="6D2758F8"/>
    <w:rsid w:val="6D5B22CF"/>
    <w:rsid w:val="6D617380"/>
    <w:rsid w:val="6D835193"/>
    <w:rsid w:val="6D962672"/>
    <w:rsid w:val="6DA86146"/>
    <w:rsid w:val="6DB23A61"/>
    <w:rsid w:val="6DC64784"/>
    <w:rsid w:val="6DCB62C0"/>
    <w:rsid w:val="6DCC3317"/>
    <w:rsid w:val="6DCD5BDF"/>
    <w:rsid w:val="6DCE5A80"/>
    <w:rsid w:val="6DCF5288"/>
    <w:rsid w:val="6DE94341"/>
    <w:rsid w:val="6DEA1B6C"/>
    <w:rsid w:val="6DEC13E1"/>
    <w:rsid w:val="6DED225A"/>
    <w:rsid w:val="6DF67CDA"/>
    <w:rsid w:val="6DF85A18"/>
    <w:rsid w:val="6E1175BF"/>
    <w:rsid w:val="6E170EBB"/>
    <w:rsid w:val="6E1E0FC0"/>
    <w:rsid w:val="6E224666"/>
    <w:rsid w:val="6E293837"/>
    <w:rsid w:val="6E294784"/>
    <w:rsid w:val="6E2D3411"/>
    <w:rsid w:val="6E353CD9"/>
    <w:rsid w:val="6E3E1FBF"/>
    <w:rsid w:val="6E455CDF"/>
    <w:rsid w:val="6E611D3D"/>
    <w:rsid w:val="6E685070"/>
    <w:rsid w:val="6E8F0159"/>
    <w:rsid w:val="6E91336A"/>
    <w:rsid w:val="6E9805C5"/>
    <w:rsid w:val="6E9E10CA"/>
    <w:rsid w:val="6EA46685"/>
    <w:rsid w:val="6EB02204"/>
    <w:rsid w:val="6EB07492"/>
    <w:rsid w:val="6EE14D20"/>
    <w:rsid w:val="6EEA2805"/>
    <w:rsid w:val="6EEB71FF"/>
    <w:rsid w:val="6F0D0E1E"/>
    <w:rsid w:val="6F1A2FF3"/>
    <w:rsid w:val="6F200E66"/>
    <w:rsid w:val="6F245DF4"/>
    <w:rsid w:val="6F2D79C7"/>
    <w:rsid w:val="6F37796A"/>
    <w:rsid w:val="6F436010"/>
    <w:rsid w:val="6F4E6D33"/>
    <w:rsid w:val="6F68642B"/>
    <w:rsid w:val="6F802729"/>
    <w:rsid w:val="6F8504BB"/>
    <w:rsid w:val="6F8519B4"/>
    <w:rsid w:val="6F85787B"/>
    <w:rsid w:val="6F8A073F"/>
    <w:rsid w:val="6FA3451A"/>
    <w:rsid w:val="6FA74760"/>
    <w:rsid w:val="6FA817C9"/>
    <w:rsid w:val="6FA963F4"/>
    <w:rsid w:val="6FAD6002"/>
    <w:rsid w:val="6FD85872"/>
    <w:rsid w:val="6FDF00C8"/>
    <w:rsid w:val="6FE97076"/>
    <w:rsid w:val="6FF635C7"/>
    <w:rsid w:val="6FF91479"/>
    <w:rsid w:val="70006833"/>
    <w:rsid w:val="700D1598"/>
    <w:rsid w:val="70111627"/>
    <w:rsid w:val="70176300"/>
    <w:rsid w:val="70193AF7"/>
    <w:rsid w:val="70195D8B"/>
    <w:rsid w:val="70250521"/>
    <w:rsid w:val="7040533F"/>
    <w:rsid w:val="70426E5B"/>
    <w:rsid w:val="70435BE4"/>
    <w:rsid w:val="70474F96"/>
    <w:rsid w:val="704C1937"/>
    <w:rsid w:val="704F0B0F"/>
    <w:rsid w:val="70584E86"/>
    <w:rsid w:val="705C15B3"/>
    <w:rsid w:val="70603983"/>
    <w:rsid w:val="70721026"/>
    <w:rsid w:val="70753887"/>
    <w:rsid w:val="70756965"/>
    <w:rsid w:val="70874E4C"/>
    <w:rsid w:val="70951A13"/>
    <w:rsid w:val="709B3D7C"/>
    <w:rsid w:val="70A6006B"/>
    <w:rsid w:val="70B74EA3"/>
    <w:rsid w:val="70B91A71"/>
    <w:rsid w:val="70BA4F62"/>
    <w:rsid w:val="70C23340"/>
    <w:rsid w:val="70C759E2"/>
    <w:rsid w:val="70CB13F2"/>
    <w:rsid w:val="70CC2B8D"/>
    <w:rsid w:val="70D228D4"/>
    <w:rsid w:val="70DA653C"/>
    <w:rsid w:val="70E2627A"/>
    <w:rsid w:val="70F473E8"/>
    <w:rsid w:val="71020D7D"/>
    <w:rsid w:val="71031908"/>
    <w:rsid w:val="710440EC"/>
    <w:rsid w:val="71057EFD"/>
    <w:rsid w:val="71081DFB"/>
    <w:rsid w:val="7113051E"/>
    <w:rsid w:val="7123233A"/>
    <w:rsid w:val="712844C5"/>
    <w:rsid w:val="712D5F6C"/>
    <w:rsid w:val="71335B54"/>
    <w:rsid w:val="713838CB"/>
    <w:rsid w:val="713C46F7"/>
    <w:rsid w:val="713F4E35"/>
    <w:rsid w:val="71437463"/>
    <w:rsid w:val="71746F71"/>
    <w:rsid w:val="717F3B37"/>
    <w:rsid w:val="71867221"/>
    <w:rsid w:val="718A19DB"/>
    <w:rsid w:val="719535F6"/>
    <w:rsid w:val="719660C5"/>
    <w:rsid w:val="71AB72B1"/>
    <w:rsid w:val="71AC43B3"/>
    <w:rsid w:val="71B879D4"/>
    <w:rsid w:val="71C52684"/>
    <w:rsid w:val="71C946FF"/>
    <w:rsid w:val="71DF4C72"/>
    <w:rsid w:val="71E46043"/>
    <w:rsid w:val="71F56E72"/>
    <w:rsid w:val="71FF3E56"/>
    <w:rsid w:val="721D7282"/>
    <w:rsid w:val="72263A2C"/>
    <w:rsid w:val="72321C00"/>
    <w:rsid w:val="72333C3E"/>
    <w:rsid w:val="72337F8C"/>
    <w:rsid w:val="72367C18"/>
    <w:rsid w:val="7238467D"/>
    <w:rsid w:val="724467C8"/>
    <w:rsid w:val="724624B5"/>
    <w:rsid w:val="72493281"/>
    <w:rsid w:val="724A39B1"/>
    <w:rsid w:val="725836F2"/>
    <w:rsid w:val="72597D85"/>
    <w:rsid w:val="725B23F4"/>
    <w:rsid w:val="726B099B"/>
    <w:rsid w:val="726E00F3"/>
    <w:rsid w:val="728A29F1"/>
    <w:rsid w:val="728D30C4"/>
    <w:rsid w:val="72954076"/>
    <w:rsid w:val="72992F6A"/>
    <w:rsid w:val="72A07050"/>
    <w:rsid w:val="72B76B89"/>
    <w:rsid w:val="72BB4631"/>
    <w:rsid w:val="72BF042C"/>
    <w:rsid w:val="72C342D8"/>
    <w:rsid w:val="72D27105"/>
    <w:rsid w:val="72D53B35"/>
    <w:rsid w:val="72D73C4D"/>
    <w:rsid w:val="72E22E18"/>
    <w:rsid w:val="72E55DDE"/>
    <w:rsid w:val="72E71119"/>
    <w:rsid w:val="72E84F56"/>
    <w:rsid w:val="72F86084"/>
    <w:rsid w:val="730A5DC1"/>
    <w:rsid w:val="730D5C5A"/>
    <w:rsid w:val="731068B2"/>
    <w:rsid w:val="731073E0"/>
    <w:rsid w:val="73174FAC"/>
    <w:rsid w:val="73180BF2"/>
    <w:rsid w:val="73243131"/>
    <w:rsid w:val="732C2C5B"/>
    <w:rsid w:val="73377AB9"/>
    <w:rsid w:val="733B4DBA"/>
    <w:rsid w:val="733D22D1"/>
    <w:rsid w:val="7342420E"/>
    <w:rsid w:val="734932A4"/>
    <w:rsid w:val="734A2198"/>
    <w:rsid w:val="7363385C"/>
    <w:rsid w:val="736C387E"/>
    <w:rsid w:val="737653B8"/>
    <w:rsid w:val="73784794"/>
    <w:rsid w:val="73785764"/>
    <w:rsid w:val="73831BA9"/>
    <w:rsid w:val="73A91464"/>
    <w:rsid w:val="73AC3D99"/>
    <w:rsid w:val="73CB531C"/>
    <w:rsid w:val="73D41411"/>
    <w:rsid w:val="73D67898"/>
    <w:rsid w:val="73DD25D8"/>
    <w:rsid w:val="73E14783"/>
    <w:rsid w:val="73E77728"/>
    <w:rsid w:val="73E80D33"/>
    <w:rsid w:val="73F47133"/>
    <w:rsid w:val="73FD3CB4"/>
    <w:rsid w:val="73FD56A7"/>
    <w:rsid w:val="74014A66"/>
    <w:rsid w:val="7418717B"/>
    <w:rsid w:val="741963CE"/>
    <w:rsid w:val="74230525"/>
    <w:rsid w:val="74241D15"/>
    <w:rsid w:val="7435042D"/>
    <w:rsid w:val="743E40B5"/>
    <w:rsid w:val="74682604"/>
    <w:rsid w:val="746C6484"/>
    <w:rsid w:val="746E7754"/>
    <w:rsid w:val="74764D48"/>
    <w:rsid w:val="7477631F"/>
    <w:rsid w:val="748671A5"/>
    <w:rsid w:val="74874713"/>
    <w:rsid w:val="7488003B"/>
    <w:rsid w:val="74956547"/>
    <w:rsid w:val="74A804BC"/>
    <w:rsid w:val="74AA61AE"/>
    <w:rsid w:val="74AA690E"/>
    <w:rsid w:val="74AB7A70"/>
    <w:rsid w:val="74BA419D"/>
    <w:rsid w:val="74D4577C"/>
    <w:rsid w:val="74E4273A"/>
    <w:rsid w:val="74EE4934"/>
    <w:rsid w:val="74F40253"/>
    <w:rsid w:val="74F861A4"/>
    <w:rsid w:val="74F927F6"/>
    <w:rsid w:val="75022227"/>
    <w:rsid w:val="7506792D"/>
    <w:rsid w:val="7520481C"/>
    <w:rsid w:val="752107BF"/>
    <w:rsid w:val="75325700"/>
    <w:rsid w:val="753E5061"/>
    <w:rsid w:val="754D45AC"/>
    <w:rsid w:val="754E1154"/>
    <w:rsid w:val="75630B5C"/>
    <w:rsid w:val="756B3500"/>
    <w:rsid w:val="756E25EE"/>
    <w:rsid w:val="757510C9"/>
    <w:rsid w:val="75782ACF"/>
    <w:rsid w:val="75787904"/>
    <w:rsid w:val="758A1DB1"/>
    <w:rsid w:val="75955201"/>
    <w:rsid w:val="759705DA"/>
    <w:rsid w:val="759A6290"/>
    <w:rsid w:val="75AF34A4"/>
    <w:rsid w:val="75B02D8D"/>
    <w:rsid w:val="75B11F5D"/>
    <w:rsid w:val="75B13D87"/>
    <w:rsid w:val="75C12F45"/>
    <w:rsid w:val="75C750F3"/>
    <w:rsid w:val="75DF4FAA"/>
    <w:rsid w:val="75EB45BF"/>
    <w:rsid w:val="760220FF"/>
    <w:rsid w:val="76023A26"/>
    <w:rsid w:val="76101303"/>
    <w:rsid w:val="761A2303"/>
    <w:rsid w:val="762077C8"/>
    <w:rsid w:val="762E3535"/>
    <w:rsid w:val="76305092"/>
    <w:rsid w:val="763120EB"/>
    <w:rsid w:val="764447FE"/>
    <w:rsid w:val="765A1BA2"/>
    <w:rsid w:val="765E59C4"/>
    <w:rsid w:val="766B0D09"/>
    <w:rsid w:val="767057B7"/>
    <w:rsid w:val="76787C20"/>
    <w:rsid w:val="7692278C"/>
    <w:rsid w:val="76926C97"/>
    <w:rsid w:val="76953F51"/>
    <w:rsid w:val="769953C8"/>
    <w:rsid w:val="769F5D6F"/>
    <w:rsid w:val="76A439B1"/>
    <w:rsid w:val="76AE3280"/>
    <w:rsid w:val="76C90E11"/>
    <w:rsid w:val="76CB1A96"/>
    <w:rsid w:val="76D266BE"/>
    <w:rsid w:val="76E56576"/>
    <w:rsid w:val="76E731CC"/>
    <w:rsid w:val="76F24EE4"/>
    <w:rsid w:val="76FB72C4"/>
    <w:rsid w:val="77056D25"/>
    <w:rsid w:val="77070270"/>
    <w:rsid w:val="771E6568"/>
    <w:rsid w:val="77263222"/>
    <w:rsid w:val="773130CC"/>
    <w:rsid w:val="77346FB8"/>
    <w:rsid w:val="774A1AF8"/>
    <w:rsid w:val="77680897"/>
    <w:rsid w:val="77687A07"/>
    <w:rsid w:val="77687AFB"/>
    <w:rsid w:val="776D6478"/>
    <w:rsid w:val="777076E2"/>
    <w:rsid w:val="777A0811"/>
    <w:rsid w:val="777A4E9C"/>
    <w:rsid w:val="77826E6D"/>
    <w:rsid w:val="778628B5"/>
    <w:rsid w:val="77A2577A"/>
    <w:rsid w:val="77AA7654"/>
    <w:rsid w:val="77B0728B"/>
    <w:rsid w:val="77B254FC"/>
    <w:rsid w:val="77C00FD3"/>
    <w:rsid w:val="77C92904"/>
    <w:rsid w:val="77D529CF"/>
    <w:rsid w:val="77E33930"/>
    <w:rsid w:val="77E966CD"/>
    <w:rsid w:val="77F85F27"/>
    <w:rsid w:val="78066854"/>
    <w:rsid w:val="781663D4"/>
    <w:rsid w:val="78295719"/>
    <w:rsid w:val="782E0DAF"/>
    <w:rsid w:val="78327BB7"/>
    <w:rsid w:val="7839319F"/>
    <w:rsid w:val="784D2A32"/>
    <w:rsid w:val="784E7234"/>
    <w:rsid w:val="78561E95"/>
    <w:rsid w:val="7864490A"/>
    <w:rsid w:val="78673AAE"/>
    <w:rsid w:val="786921E9"/>
    <w:rsid w:val="786A7F81"/>
    <w:rsid w:val="78743FEA"/>
    <w:rsid w:val="78786948"/>
    <w:rsid w:val="787D58B7"/>
    <w:rsid w:val="788910AE"/>
    <w:rsid w:val="789664B1"/>
    <w:rsid w:val="789B74EC"/>
    <w:rsid w:val="78A421C8"/>
    <w:rsid w:val="78A773CE"/>
    <w:rsid w:val="78AC52E9"/>
    <w:rsid w:val="78B93865"/>
    <w:rsid w:val="78B96CC3"/>
    <w:rsid w:val="78C7622C"/>
    <w:rsid w:val="78D314E4"/>
    <w:rsid w:val="78D978C3"/>
    <w:rsid w:val="78EC6D44"/>
    <w:rsid w:val="78F02416"/>
    <w:rsid w:val="78F364CA"/>
    <w:rsid w:val="78FB1CBB"/>
    <w:rsid w:val="79133757"/>
    <w:rsid w:val="791A21C2"/>
    <w:rsid w:val="792B3A5B"/>
    <w:rsid w:val="7933646E"/>
    <w:rsid w:val="793A18E8"/>
    <w:rsid w:val="794922A1"/>
    <w:rsid w:val="794F302A"/>
    <w:rsid w:val="795C50AC"/>
    <w:rsid w:val="795D756F"/>
    <w:rsid w:val="79627FF8"/>
    <w:rsid w:val="796A77FB"/>
    <w:rsid w:val="797911B2"/>
    <w:rsid w:val="797B75FB"/>
    <w:rsid w:val="79816D9D"/>
    <w:rsid w:val="798208E1"/>
    <w:rsid w:val="798721D0"/>
    <w:rsid w:val="79A32429"/>
    <w:rsid w:val="79AB1C19"/>
    <w:rsid w:val="79B36450"/>
    <w:rsid w:val="79C071D3"/>
    <w:rsid w:val="79C12EB2"/>
    <w:rsid w:val="79CC10EF"/>
    <w:rsid w:val="79CD0BB2"/>
    <w:rsid w:val="79ED72E3"/>
    <w:rsid w:val="79F208F6"/>
    <w:rsid w:val="79F21738"/>
    <w:rsid w:val="79F4556B"/>
    <w:rsid w:val="7A222CE9"/>
    <w:rsid w:val="7A256044"/>
    <w:rsid w:val="7A3A47DF"/>
    <w:rsid w:val="7A692664"/>
    <w:rsid w:val="7A7F152D"/>
    <w:rsid w:val="7A812AFF"/>
    <w:rsid w:val="7A815FC5"/>
    <w:rsid w:val="7A914E72"/>
    <w:rsid w:val="7A9A50F1"/>
    <w:rsid w:val="7A9B667D"/>
    <w:rsid w:val="7AA2159D"/>
    <w:rsid w:val="7AA4438A"/>
    <w:rsid w:val="7AA46907"/>
    <w:rsid w:val="7AB0236B"/>
    <w:rsid w:val="7AE17C4E"/>
    <w:rsid w:val="7AE44EE9"/>
    <w:rsid w:val="7AE518AC"/>
    <w:rsid w:val="7AEA7510"/>
    <w:rsid w:val="7AF02B8E"/>
    <w:rsid w:val="7AF15EC1"/>
    <w:rsid w:val="7B00653E"/>
    <w:rsid w:val="7B0147AA"/>
    <w:rsid w:val="7B047A58"/>
    <w:rsid w:val="7B0B7B38"/>
    <w:rsid w:val="7B133CE6"/>
    <w:rsid w:val="7B17066C"/>
    <w:rsid w:val="7B250E68"/>
    <w:rsid w:val="7B2D778A"/>
    <w:rsid w:val="7B3103E8"/>
    <w:rsid w:val="7B353075"/>
    <w:rsid w:val="7B4329B5"/>
    <w:rsid w:val="7B502879"/>
    <w:rsid w:val="7B545AD7"/>
    <w:rsid w:val="7B566E74"/>
    <w:rsid w:val="7B5B5FE1"/>
    <w:rsid w:val="7B635C64"/>
    <w:rsid w:val="7B6D342F"/>
    <w:rsid w:val="7B730C1A"/>
    <w:rsid w:val="7B770C1C"/>
    <w:rsid w:val="7B847ABC"/>
    <w:rsid w:val="7B852FAD"/>
    <w:rsid w:val="7BAB5888"/>
    <w:rsid w:val="7BB00B36"/>
    <w:rsid w:val="7BBF33E6"/>
    <w:rsid w:val="7BC0456A"/>
    <w:rsid w:val="7BCC60A8"/>
    <w:rsid w:val="7C035FA7"/>
    <w:rsid w:val="7C147FCF"/>
    <w:rsid w:val="7C151512"/>
    <w:rsid w:val="7C18461B"/>
    <w:rsid w:val="7C2878BD"/>
    <w:rsid w:val="7C3C0CAC"/>
    <w:rsid w:val="7C433829"/>
    <w:rsid w:val="7C463673"/>
    <w:rsid w:val="7C5306BF"/>
    <w:rsid w:val="7C5C68BB"/>
    <w:rsid w:val="7C661232"/>
    <w:rsid w:val="7C6B4F62"/>
    <w:rsid w:val="7C6D0D19"/>
    <w:rsid w:val="7C85600A"/>
    <w:rsid w:val="7C8703CC"/>
    <w:rsid w:val="7C953674"/>
    <w:rsid w:val="7C9610D8"/>
    <w:rsid w:val="7C9A6189"/>
    <w:rsid w:val="7C9D1F3D"/>
    <w:rsid w:val="7CC54E0F"/>
    <w:rsid w:val="7CCF0966"/>
    <w:rsid w:val="7CCF4F98"/>
    <w:rsid w:val="7CE8211C"/>
    <w:rsid w:val="7CE932B5"/>
    <w:rsid w:val="7CED362B"/>
    <w:rsid w:val="7D073A4F"/>
    <w:rsid w:val="7D135057"/>
    <w:rsid w:val="7D152A6C"/>
    <w:rsid w:val="7D1F6202"/>
    <w:rsid w:val="7D2971AB"/>
    <w:rsid w:val="7D38301E"/>
    <w:rsid w:val="7D3B5A45"/>
    <w:rsid w:val="7D3D640F"/>
    <w:rsid w:val="7D4634C4"/>
    <w:rsid w:val="7D4F354B"/>
    <w:rsid w:val="7D5514E9"/>
    <w:rsid w:val="7D587DAA"/>
    <w:rsid w:val="7D6B2EAC"/>
    <w:rsid w:val="7D6C25A7"/>
    <w:rsid w:val="7D703059"/>
    <w:rsid w:val="7D716B6F"/>
    <w:rsid w:val="7D7216BD"/>
    <w:rsid w:val="7D7E1157"/>
    <w:rsid w:val="7D7E1ED8"/>
    <w:rsid w:val="7D82768D"/>
    <w:rsid w:val="7D8660F1"/>
    <w:rsid w:val="7D876761"/>
    <w:rsid w:val="7D8A3D1C"/>
    <w:rsid w:val="7D916C9F"/>
    <w:rsid w:val="7D963A7A"/>
    <w:rsid w:val="7DA46E34"/>
    <w:rsid w:val="7DB800E2"/>
    <w:rsid w:val="7DB8084B"/>
    <w:rsid w:val="7DBD5B12"/>
    <w:rsid w:val="7DC13983"/>
    <w:rsid w:val="7DD60920"/>
    <w:rsid w:val="7DE23E60"/>
    <w:rsid w:val="7DE76A0F"/>
    <w:rsid w:val="7DFD13E4"/>
    <w:rsid w:val="7DFE1C02"/>
    <w:rsid w:val="7E0E65D1"/>
    <w:rsid w:val="7E1622AE"/>
    <w:rsid w:val="7E1B5032"/>
    <w:rsid w:val="7E1D4393"/>
    <w:rsid w:val="7E1D47DB"/>
    <w:rsid w:val="7E224CAF"/>
    <w:rsid w:val="7E2951C3"/>
    <w:rsid w:val="7E2D4D77"/>
    <w:rsid w:val="7E2F0C94"/>
    <w:rsid w:val="7E4343D6"/>
    <w:rsid w:val="7E466A71"/>
    <w:rsid w:val="7E48591E"/>
    <w:rsid w:val="7E4E44AE"/>
    <w:rsid w:val="7E612AEA"/>
    <w:rsid w:val="7E616D64"/>
    <w:rsid w:val="7E673810"/>
    <w:rsid w:val="7E6C6BF3"/>
    <w:rsid w:val="7E716CE9"/>
    <w:rsid w:val="7E8512F1"/>
    <w:rsid w:val="7E9962A9"/>
    <w:rsid w:val="7EAD0D8E"/>
    <w:rsid w:val="7EB702DA"/>
    <w:rsid w:val="7EBD4DF0"/>
    <w:rsid w:val="7EC44A88"/>
    <w:rsid w:val="7EC473F3"/>
    <w:rsid w:val="7ECA59C8"/>
    <w:rsid w:val="7ECB4C77"/>
    <w:rsid w:val="7ED52DDC"/>
    <w:rsid w:val="7ED52FFE"/>
    <w:rsid w:val="7ED84334"/>
    <w:rsid w:val="7EE12770"/>
    <w:rsid w:val="7F006096"/>
    <w:rsid w:val="7F013E1A"/>
    <w:rsid w:val="7F0338EB"/>
    <w:rsid w:val="7F0E2BA5"/>
    <w:rsid w:val="7F1B47F8"/>
    <w:rsid w:val="7F1B5DCC"/>
    <w:rsid w:val="7F1C2D73"/>
    <w:rsid w:val="7F2763C4"/>
    <w:rsid w:val="7F2C7A9B"/>
    <w:rsid w:val="7F3049BE"/>
    <w:rsid w:val="7F3403D2"/>
    <w:rsid w:val="7F361109"/>
    <w:rsid w:val="7F4F460A"/>
    <w:rsid w:val="7F545782"/>
    <w:rsid w:val="7F625D3B"/>
    <w:rsid w:val="7F64342B"/>
    <w:rsid w:val="7F652313"/>
    <w:rsid w:val="7F694DD8"/>
    <w:rsid w:val="7F6C7298"/>
    <w:rsid w:val="7F7E23AB"/>
    <w:rsid w:val="7F907E2A"/>
    <w:rsid w:val="7F9E2271"/>
    <w:rsid w:val="7FA87504"/>
    <w:rsid w:val="7FC923E6"/>
    <w:rsid w:val="7FCA45D5"/>
    <w:rsid w:val="7FCA7CDD"/>
    <w:rsid w:val="7FD50D82"/>
    <w:rsid w:val="7FDA3338"/>
    <w:rsid w:val="7FDF73A7"/>
    <w:rsid w:val="7FF4143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Theme="minorHAnsi" w:cstheme="minorBidi"/>
      <w:sz w:val="24"/>
      <w:szCs w:val="22"/>
      <w:lang w:val="en-GB" w:eastAsia="en-US" w:bidi="ar-SA"/>
    </w:rPr>
  </w:style>
  <w:style w:type="paragraph" w:styleId="2">
    <w:name w:val="heading 1"/>
    <w:basedOn w:val="1"/>
    <w:next w:val="1"/>
    <w:link w:val="1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7"/>
    <w:unhideWhenUsed/>
    <w:qFormat/>
    <w:uiPriority w:val="9"/>
    <w:pPr>
      <w:keepNext/>
      <w:keepLines/>
      <w:spacing w:before="40"/>
      <w:outlineLvl w:val="2"/>
    </w:pPr>
    <w:rPr>
      <w:rFonts w:asciiTheme="majorHAnsi" w:hAnsiTheme="majorHAnsi" w:eastAsiaTheme="majorEastAsia" w:cstheme="majorBidi"/>
      <w:color w:val="203864" w:themeColor="accent1" w:themeShade="80"/>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9">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nhideWhenUsed/>
    <w:qFormat/>
    <w:uiPriority w:val="39"/>
    <w:pPr>
      <w:spacing w:after="100"/>
    </w:pPr>
  </w:style>
  <w:style w:type="paragraph" w:styleId="11">
    <w:name w:val="toc 2"/>
    <w:basedOn w:val="1"/>
    <w:next w:val="1"/>
    <w:unhideWhenUsed/>
    <w:qFormat/>
    <w:uiPriority w:val="39"/>
    <w:pPr>
      <w:spacing w:after="100"/>
      <w:ind w:left="240"/>
    </w:pPr>
  </w:style>
  <w:style w:type="character" w:customStyle="1" w:styleId="12">
    <w:name w:val="Unresolved Mention1"/>
    <w:basedOn w:val="5"/>
    <w:semiHidden/>
    <w:unhideWhenUsed/>
    <w:qFormat/>
    <w:uiPriority w:val="99"/>
    <w:rPr>
      <w:color w:val="605E5C"/>
      <w:shd w:val="clear" w:color="auto" w:fill="E1DFDD"/>
    </w:rPr>
  </w:style>
  <w:style w:type="character" w:customStyle="1" w:styleId="13">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4">
    <w:name w:val="TOC Heading1"/>
    <w:basedOn w:val="2"/>
    <w:next w:val="1"/>
    <w:unhideWhenUsed/>
    <w:qFormat/>
    <w:uiPriority w:val="39"/>
    <w:pPr>
      <w:spacing w:line="259" w:lineRule="auto"/>
      <w:jc w:val="left"/>
      <w:outlineLvl w:val="9"/>
    </w:pPr>
    <w:rPr>
      <w:lang w:val="en-US"/>
    </w:rPr>
  </w:style>
  <w:style w:type="character" w:customStyle="1" w:styleId="15">
    <w:name w:val="Heading 2 Char"/>
    <w:basedOn w:val="5"/>
    <w:link w:val="3"/>
    <w:qFormat/>
    <w:uiPriority w:val="9"/>
    <w:rPr>
      <w:rFonts w:asciiTheme="majorHAnsi" w:hAnsiTheme="majorHAnsi" w:eastAsiaTheme="majorEastAsia" w:cstheme="majorBidi"/>
      <w:color w:val="2F5597" w:themeColor="accent1" w:themeShade="BF"/>
      <w:sz w:val="26"/>
      <w:szCs w:val="26"/>
    </w:rPr>
  </w:style>
  <w:style w:type="paragraph" w:styleId="16">
    <w:name w:val="List Paragraph"/>
    <w:basedOn w:val="1"/>
    <w:qFormat/>
    <w:uiPriority w:val="34"/>
    <w:pPr>
      <w:spacing w:after="200"/>
      <w:ind w:left="720"/>
      <w:contextualSpacing/>
      <w:jc w:val="left"/>
    </w:pPr>
    <w:rPr>
      <w:rFonts w:asciiTheme="minorHAnsi" w:hAnsiTheme="minorHAnsi"/>
      <w:szCs w:val="24"/>
    </w:rPr>
  </w:style>
  <w:style w:type="character" w:customStyle="1" w:styleId="17">
    <w:name w:val="Heading 3 Char"/>
    <w:basedOn w:val="5"/>
    <w:link w:val="4"/>
    <w:qFormat/>
    <w:uiPriority w:val="9"/>
    <w:rPr>
      <w:rFonts w:asciiTheme="majorHAnsi" w:hAnsiTheme="majorHAnsi" w:eastAsiaTheme="majorEastAsia" w:cstheme="majorBidi"/>
      <w:color w:val="203864" w:themeColor="accent1" w:themeShade="80"/>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2AD9E3-1EBE-4069-A4B5-0C1D812320E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1522</Words>
  <Characters>8682</Characters>
  <Lines>72</Lines>
  <Paragraphs>20</Paragraphs>
  <TotalTime>210</TotalTime>
  <ScaleCrop>false</ScaleCrop>
  <LinksUpToDate>false</LinksUpToDate>
  <CharactersWithSpaces>10184</CharactersWithSpaces>
  <Application>WPS Office_11.2.0.10017_F1E327BC-269C-435d-A152-05C5408002CA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2021-03-01T17:08:00Z</dcterms:created>
  <dc:creator>Maddi, Vatsalya</dc:creator>
  <cp:lastModifiedBy>Master</cp:lastModifiedBy>
  <cp:lastPrinted>2020-10-30T16:23:00Z</cp:lastPrinted>
  <dcterms:modified xsi:type="dcterms:W3CDTF">2021-03-17T10:45:23Z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